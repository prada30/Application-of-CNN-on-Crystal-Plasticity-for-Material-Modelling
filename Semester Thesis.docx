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22249" w14:textId="75CD83AA" w:rsidR="00AE1311" w:rsidRPr="006660A6" w:rsidRDefault="004C6D4E" w:rsidP="00A84B5F">
      <w:pPr>
        <w:rPr>
          <w:color w:val="0065BD"/>
        </w:rPr>
      </w:pPr>
      <w:r w:rsidRPr="006660A6">
        <w:rPr>
          <w:noProof/>
          <w:color w:val="0065BD"/>
        </w:rPr>
        <w:drawing>
          <wp:anchor distT="0" distB="0" distL="114300" distR="114300" simplePos="0" relativeHeight="251658241" behindDoc="0" locked="0" layoutInCell="1" allowOverlap="1" wp14:anchorId="283E36B5" wp14:editId="2D298C4C">
            <wp:simplePos x="0" y="0"/>
            <wp:positionH relativeFrom="column">
              <wp:posOffset>5348191</wp:posOffset>
            </wp:positionH>
            <wp:positionV relativeFrom="paragraph">
              <wp:posOffset>-3442</wp:posOffset>
            </wp:positionV>
            <wp:extent cx="885203" cy="469231"/>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909" t="29872" r="13102" b="30347"/>
                    <a:stretch/>
                  </pic:blipFill>
                  <pic:spPr bwMode="auto">
                    <a:xfrm>
                      <a:off x="0" y="0"/>
                      <a:ext cx="905392" cy="47993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1311" w:rsidRPr="006660A6">
        <w:rPr>
          <w:color w:val="0065BD"/>
        </w:rPr>
        <w:t>Chair of Metal Forming and Casting</w:t>
      </w:r>
    </w:p>
    <w:p w14:paraId="4DFA1CB7" w14:textId="77777777" w:rsidR="00AE1311" w:rsidRPr="006660A6" w:rsidRDefault="00AE1311" w:rsidP="00A84B5F">
      <w:pPr>
        <w:rPr>
          <w:color w:val="0065BD"/>
        </w:rPr>
      </w:pPr>
      <w:r w:rsidRPr="006660A6">
        <w:rPr>
          <w:color w:val="0065BD"/>
        </w:rPr>
        <w:t>Department of Mechanical Engineering</w:t>
      </w:r>
    </w:p>
    <w:p w14:paraId="0F2C7C4A" w14:textId="77777777" w:rsidR="00AE1311" w:rsidRPr="006660A6" w:rsidRDefault="00AE1311" w:rsidP="00A84B5F">
      <w:pPr>
        <w:rPr>
          <w:color w:val="0065BD"/>
        </w:rPr>
      </w:pPr>
      <w:r w:rsidRPr="006660A6">
        <w:rPr>
          <w:color w:val="0065BD"/>
        </w:rPr>
        <w:t>Technical University of Munich</w:t>
      </w:r>
    </w:p>
    <w:p w14:paraId="3C99FAD5" w14:textId="77777777" w:rsidR="00C02CDD" w:rsidRPr="006660A6" w:rsidRDefault="00C02CDD" w:rsidP="00A84B5F">
      <w:pPr>
        <w:rPr>
          <w:rStyle w:val="list-entry-title"/>
          <w:b/>
          <w:bCs/>
          <w:color w:val="000000" w:themeColor="text1"/>
          <w:sz w:val="44"/>
          <w:szCs w:val="44"/>
          <w:shd w:val="clear" w:color="auto" w:fill="FFFFFF"/>
        </w:rPr>
      </w:pPr>
    </w:p>
    <w:p w14:paraId="26EAEC9C" w14:textId="1985C9C3" w:rsidR="00C02CDD" w:rsidRPr="006660A6" w:rsidRDefault="00692F57" w:rsidP="00A84B5F">
      <w:pPr>
        <w:rPr>
          <w:rStyle w:val="list-entry-title"/>
          <w:b/>
          <w:bCs/>
          <w:color w:val="000000" w:themeColor="text1"/>
          <w:sz w:val="44"/>
          <w:szCs w:val="44"/>
          <w:shd w:val="clear" w:color="auto" w:fill="FFFFFF"/>
        </w:rPr>
      </w:pPr>
      <w:r w:rsidRPr="006660A6">
        <w:rPr>
          <w:rStyle w:val="list-entry-title"/>
          <w:b/>
          <w:bCs/>
          <w:color w:val="000000" w:themeColor="text1"/>
          <w:sz w:val="44"/>
          <w:szCs w:val="44"/>
          <w:shd w:val="clear" w:color="auto" w:fill="FFFFFF"/>
        </w:rPr>
        <w:t xml:space="preserve">Application of CNN on </w:t>
      </w:r>
    </w:p>
    <w:p w14:paraId="6A109735" w14:textId="77777777" w:rsidR="00C02CDD" w:rsidRPr="006660A6" w:rsidRDefault="00692F57" w:rsidP="00A84B5F">
      <w:pPr>
        <w:rPr>
          <w:rStyle w:val="list-entry-title"/>
          <w:b/>
          <w:bCs/>
          <w:color w:val="000000" w:themeColor="text1"/>
          <w:sz w:val="44"/>
          <w:szCs w:val="44"/>
          <w:shd w:val="clear" w:color="auto" w:fill="FFFFFF"/>
        </w:rPr>
      </w:pPr>
      <w:r w:rsidRPr="006660A6">
        <w:rPr>
          <w:rStyle w:val="list-entry-title"/>
          <w:b/>
          <w:bCs/>
          <w:color w:val="000000" w:themeColor="text1"/>
          <w:sz w:val="44"/>
          <w:szCs w:val="44"/>
          <w:shd w:val="clear" w:color="auto" w:fill="FFFFFF"/>
        </w:rPr>
        <w:t xml:space="preserve">Crystal Plasticity for </w:t>
      </w:r>
    </w:p>
    <w:p w14:paraId="56C5A885" w14:textId="30FB7B0B" w:rsidR="00692F57" w:rsidRPr="006660A6" w:rsidRDefault="00692F57" w:rsidP="00A84B5F">
      <w:r w:rsidRPr="006660A6">
        <w:rPr>
          <w:rStyle w:val="list-entry-title"/>
          <w:b/>
          <w:bCs/>
          <w:color w:val="000000" w:themeColor="text1"/>
          <w:sz w:val="44"/>
          <w:szCs w:val="44"/>
          <w:shd w:val="clear" w:color="auto" w:fill="FFFFFF"/>
        </w:rPr>
        <w:t xml:space="preserve">Material </w:t>
      </w:r>
      <w:r w:rsidR="008B1C7D" w:rsidRPr="006660A6">
        <w:rPr>
          <w:rStyle w:val="list-entry-title"/>
          <w:b/>
          <w:bCs/>
          <w:color w:val="000000" w:themeColor="text1"/>
          <w:sz w:val="44"/>
          <w:szCs w:val="44"/>
          <w:shd w:val="clear" w:color="auto" w:fill="FFFFFF"/>
        </w:rPr>
        <w:t>Modelling</w:t>
      </w:r>
    </w:p>
    <w:p w14:paraId="2397322C" w14:textId="00AF0E56" w:rsidR="00AE1311" w:rsidRPr="006660A6" w:rsidRDefault="00AE1311" w:rsidP="00A84B5F">
      <w:r w:rsidRPr="006660A6">
        <w:rPr>
          <w:rFonts w:hint="eastAsia"/>
        </w:rPr>
        <w:t>—</w:t>
      </w:r>
    </w:p>
    <w:p w14:paraId="7A6C85B7" w14:textId="4B53332F" w:rsidR="00AE1311" w:rsidRPr="006660A6" w:rsidRDefault="00AE1311" w:rsidP="00A84B5F">
      <w:r w:rsidRPr="006660A6">
        <w:t>Department of Aerospace Engineering</w:t>
      </w:r>
    </w:p>
    <w:p w14:paraId="3052C57A" w14:textId="77777777" w:rsidR="00AE1311" w:rsidRPr="006660A6" w:rsidRDefault="00AE1311" w:rsidP="00A84B5F">
      <w:r w:rsidRPr="006660A6">
        <w:t>Term Paper</w:t>
      </w:r>
    </w:p>
    <w:p w14:paraId="726EA6DE" w14:textId="77777777" w:rsidR="00AE1311" w:rsidRPr="006660A6" w:rsidRDefault="00AE1311" w:rsidP="00A84B5F">
      <w:pPr>
        <w:rPr>
          <w:b/>
          <w:bCs/>
        </w:rPr>
      </w:pPr>
      <w:proofErr w:type="spellStart"/>
      <w:r w:rsidRPr="006660A6">
        <w:rPr>
          <w:b/>
          <w:bCs/>
        </w:rPr>
        <w:t>Betreut</w:t>
      </w:r>
      <w:proofErr w:type="spellEnd"/>
      <w:r w:rsidRPr="006660A6">
        <w:rPr>
          <w:b/>
          <w:bCs/>
        </w:rPr>
        <w:t xml:space="preserve"> von/Supervisor</w:t>
      </w:r>
    </w:p>
    <w:p w14:paraId="1A0492C7" w14:textId="549CAF7A" w:rsidR="00AE1311" w:rsidRPr="006660A6" w:rsidRDefault="006660A6" w:rsidP="00A84B5F">
      <w:r w:rsidRPr="006660A6">
        <w:rPr>
          <w:rFonts w:hint="eastAsia"/>
        </w:rPr>
        <w:t>L</w:t>
      </w:r>
      <w:r w:rsidRPr="006660A6">
        <w:t xml:space="preserve">ukas </w:t>
      </w:r>
      <w:proofErr w:type="spellStart"/>
      <w:r w:rsidRPr="006660A6">
        <w:t>Martinitz</w:t>
      </w:r>
      <w:proofErr w:type="spellEnd"/>
    </w:p>
    <w:p w14:paraId="3C7FA726" w14:textId="77777777" w:rsidR="00AE1311" w:rsidRPr="006660A6" w:rsidRDefault="00AE1311" w:rsidP="00A84B5F">
      <w:r w:rsidRPr="006660A6">
        <w:t>Chair of Metal Forming and Casting</w:t>
      </w:r>
    </w:p>
    <w:p w14:paraId="4B3892C4" w14:textId="77777777" w:rsidR="00D14AF8" w:rsidRPr="006660A6" w:rsidRDefault="00D14AF8" w:rsidP="00A84B5F"/>
    <w:p w14:paraId="44EFF15B" w14:textId="254DBCC6" w:rsidR="00AE1311" w:rsidRPr="006660A6" w:rsidRDefault="00AE1311" w:rsidP="00A84B5F">
      <w:pPr>
        <w:rPr>
          <w:b/>
          <w:bCs/>
        </w:rPr>
      </w:pPr>
      <w:proofErr w:type="spellStart"/>
      <w:r w:rsidRPr="006660A6">
        <w:rPr>
          <w:b/>
          <w:bCs/>
        </w:rPr>
        <w:t>Eingereicht</w:t>
      </w:r>
      <w:proofErr w:type="spellEnd"/>
      <w:r w:rsidRPr="006660A6">
        <w:rPr>
          <w:b/>
          <w:bCs/>
        </w:rPr>
        <w:t xml:space="preserve"> von/Submitted by</w:t>
      </w:r>
    </w:p>
    <w:p w14:paraId="38B6E0B1" w14:textId="5BDE0B5F" w:rsidR="00C02CDD" w:rsidRPr="006660A6" w:rsidRDefault="00C02CDD" w:rsidP="00A84B5F">
      <w:r w:rsidRPr="006660A6">
        <w:t>Pradeepti Shekhar</w:t>
      </w:r>
    </w:p>
    <w:p w14:paraId="70671353" w14:textId="789E0BBB" w:rsidR="002A5645" w:rsidRPr="006660A6" w:rsidRDefault="006660A6" w:rsidP="00A84B5F">
      <w:r>
        <w:t xml:space="preserve">Matriculation number - </w:t>
      </w:r>
      <w:r w:rsidR="002A5645" w:rsidRPr="006660A6">
        <w:t>03752122</w:t>
      </w:r>
    </w:p>
    <w:p w14:paraId="7ED37161" w14:textId="77777777" w:rsidR="00D14AF8" w:rsidRPr="006660A6" w:rsidRDefault="00D14AF8" w:rsidP="00A84B5F"/>
    <w:p w14:paraId="056AC7D8" w14:textId="31839ABA" w:rsidR="00AE1311" w:rsidRPr="006660A6" w:rsidRDefault="00AE1311" w:rsidP="00A84B5F">
      <w:pPr>
        <w:rPr>
          <w:b/>
          <w:bCs/>
        </w:rPr>
      </w:pPr>
      <w:proofErr w:type="spellStart"/>
      <w:r w:rsidRPr="006660A6">
        <w:rPr>
          <w:b/>
          <w:bCs/>
        </w:rPr>
        <w:t>Eingereicht</w:t>
      </w:r>
      <w:proofErr w:type="spellEnd"/>
      <w:r w:rsidRPr="006660A6">
        <w:rPr>
          <w:b/>
          <w:bCs/>
        </w:rPr>
        <w:t xml:space="preserve"> am/Submitted on</w:t>
      </w:r>
    </w:p>
    <w:p w14:paraId="4C07453A" w14:textId="623DFE09" w:rsidR="00691580" w:rsidRPr="006660A6" w:rsidRDefault="00691580" w:rsidP="00A84B5F">
      <w:pPr>
        <w:rPr>
          <w:rFonts w:ascii="NimbusSanL-Regu" w:eastAsia="NimbusSanL-Regu" w:cs="NimbusSanL-Regu"/>
        </w:rPr>
      </w:pPr>
      <w:r w:rsidRPr="006660A6">
        <w:t>20.12.2023</w:t>
      </w:r>
    </w:p>
    <w:p w14:paraId="39088AE6" w14:textId="20D3A0D9" w:rsidR="00AE1311" w:rsidRPr="006660A6" w:rsidRDefault="00033372" w:rsidP="00A84B5F">
      <w:r w:rsidRPr="006660A6">
        <w:rPr>
          <w:rFonts w:ascii="NimbusSanL-Bold" w:eastAsia="NimbusSanL-Bold" w:cs="NimbusSanL-Bold"/>
          <w:noProof/>
          <w:color w:val="000000"/>
          <w:sz w:val="23"/>
          <w:szCs w:val="23"/>
        </w:rPr>
        <w:drawing>
          <wp:anchor distT="0" distB="0" distL="114300" distR="114300" simplePos="0" relativeHeight="251658240" behindDoc="0" locked="0" layoutInCell="1" allowOverlap="1" wp14:anchorId="4DBD388B" wp14:editId="44AA3FC4">
            <wp:simplePos x="0" y="0"/>
            <wp:positionH relativeFrom="column">
              <wp:posOffset>2513188</wp:posOffset>
            </wp:positionH>
            <wp:positionV relativeFrom="page">
              <wp:posOffset>6866736</wp:posOffset>
            </wp:positionV>
            <wp:extent cx="3891915" cy="3397250"/>
            <wp:effectExtent l="0" t="0" r="0" b="0"/>
            <wp:wrapNone/>
            <wp:docPr id="5" name="Bild 4" descr="TUM_Glockenturm.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 4" descr="TUM_Glockenturm.tif"/>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891915" cy="3397250"/>
                    </a:xfrm>
                    <a:prstGeom prst="rect">
                      <a:avLst/>
                    </a:prstGeom>
                  </pic:spPr>
                </pic:pic>
              </a:graphicData>
            </a:graphic>
          </wp:anchor>
        </w:drawing>
      </w:r>
      <w:r w:rsidR="00AE1311" w:rsidRPr="006660A6">
        <w:br w:type="page"/>
      </w:r>
    </w:p>
    <w:p w14:paraId="32A019AB" w14:textId="77777777" w:rsidR="00224B3A" w:rsidRPr="006660A6" w:rsidRDefault="00224B3A" w:rsidP="00691580">
      <w:pPr>
        <w:pStyle w:val="TOCHeading"/>
        <w:jc w:val="center"/>
      </w:pPr>
    </w:p>
    <w:p w14:paraId="26A3C9C0" w14:textId="77777777" w:rsidR="00224B3A" w:rsidRPr="006660A6" w:rsidRDefault="00224B3A">
      <w:pPr>
        <w:jc w:val="left"/>
        <w:rPr>
          <w:rFonts w:asciiTheme="minorHAnsi" w:hAnsiTheme="minorHAnsi" w:cstheme="minorHAnsi"/>
          <w:b/>
          <w:bCs/>
          <w:sz w:val="40"/>
          <w:szCs w:val="40"/>
        </w:rPr>
      </w:pPr>
    </w:p>
    <w:p w14:paraId="5C838B90" w14:textId="77777777" w:rsidR="00B713A4" w:rsidRPr="006660A6" w:rsidRDefault="00B713A4" w:rsidP="00691580">
      <w:pPr>
        <w:pStyle w:val="TOCHeading"/>
        <w:jc w:val="center"/>
      </w:pPr>
    </w:p>
    <w:p w14:paraId="0D562EBA" w14:textId="77777777" w:rsidR="00B713A4" w:rsidRPr="006660A6" w:rsidRDefault="00B713A4">
      <w:pPr>
        <w:jc w:val="left"/>
        <w:rPr>
          <w:rFonts w:asciiTheme="minorHAnsi" w:hAnsiTheme="minorHAnsi" w:cstheme="minorHAnsi"/>
          <w:b/>
          <w:bCs/>
          <w:sz w:val="40"/>
          <w:szCs w:val="40"/>
        </w:rPr>
      </w:pPr>
      <w:r w:rsidRPr="006660A6">
        <w:br w:type="page"/>
      </w:r>
    </w:p>
    <w:p w14:paraId="57C9D034" w14:textId="77777777" w:rsidR="00B713A4" w:rsidRPr="006660A6" w:rsidRDefault="00B713A4" w:rsidP="00B713A4">
      <w:pPr>
        <w:jc w:val="left"/>
        <w:rPr>
          <w:rFonts w:ascii="NimbusSanL-Regu" w:eastAsia="NimbusSanL-Regu" w:hAnsiTheme="minorHAnsi" w:cs="NimbusSanL-Regu"/>
          <w:sz w:val="21"/>
          <w:szCs w:val="21"/>
        </w:rPr>
      </w:pPr>
    </w:p>
    <w:p w14:paraId="20F5D9B9" w14:textId="77777777" w:rsidR="00B713A4" w:rsidRPr="006660A6" w:rsidRDefault="00B713A4" w:rsidP="00B713A4">
      <w:pPr>
        <w:jc w:val="left"/>
        <w:rPr>
          <w:rFonts w:ascii="NimbusSanL-Regu" w:eastAsia="NimbusSanL-Regu" w:hAnsiTheme="minorHAnsi" w:cs="NimbusSanL-Regu"/>
          <w:sz w:val="21"/>
          <w:szCs w:val="21"/>
        </w:rPr>
      </w:pPr>
    </w:p>
    <w:p w14:paraId="46F47061" w14:textId="77777777" w:rsidR="00B713A4" w:rsidRPr="006660A6" w:rsidRDefault="00B713A4" w:rsidP="00B713A4">
      <w:pPr>
        <w:jc w:val="left"/>
        <w:rPr>
          <w:rFonts w:ascii="NimbusSanL-Regu" w:eastAsia="NimbusSanL-Regu" w:hAnsiTheme="minorHAnsi" w:cs="NimbusSanL-Regu"/>
          <w:sz w:val="21"/>
          <w:szCs w:val="21"/>
        </w:rPr>
      </w:pPr>
    </w:p>
    <w:p w14:paraId="3EE9939D" w14:textId="77777777" w:rsidR="00B713A4" w:rsidRPr="006660A6" w:rsidRDefault="00B713A4" w:rsidP="00B713A4">
      <w:pPr>
        <w:jc w:val="left"/>
        <w:rPr>
          <w:rFonts w:ascii="NimbusSanL-Regu" w:eastAsia="NimbusSanL-Regu" w:hAnsiTheme="minorHAnsi" w:cs="NimbusSanL-Regu"/>
          <w:sz w:val="21"/>
          <w:szCs w:val="21"/>
        </w:rPr>
      </w:pPr>
    </w:p>
    <w:p w14:paraId="616E2F99" w14:textId="77777777" w:rsidR="00B713A4" w:rsidRPr="006660A6" w:rsidRDefault="00B713A4" w:rsidP="00B713A4">
      <w:pPr>
        <w:jc w:val="left"/>
        <w:rPr>
          <w:rFonts w:ascii="NimbusSanL-Regu" w:eastAsia="NimbusSanL-Regu" w:hAnsiTheme="minorHAnsi" w:cs="NimbusSanL-Regu"/>
          <w:sz w:val="21"/>
          <w:szCs w:val="21"/>
        </w:rPr>
      </w:pPr>
    </w:p>
    <w:p w14:paraId="3174608B" w14:textId="77777777" w:rsidR="00B713A4" w:rsidRPr="006660A6" w:rsidRDefault="00B713A4" w:rsidP="00B713A4">
      <w:pPr>
        <w:jc w:val="left"/>
        <w:rPr>
          <w:rFonts w:ascii="NimbusSanL-Regu" w:eastAsia="NimbusSanL-Regu" w:hAnsiTheme="minorHAnsi" w:cs="NimbusSanL-Regu"/>
          <w:sz w:val="21"/>
          <w:szCs w:val="21"/>
        </w:rPr>
      </w:pPr>
    </w:p>
    <w:p w14:paraId="53E25C80" w14:textId="77777777" w:rsidR="00B713A4" w:rsidRPr="006660A6" w:rsidRDefault="00B713A4" w:rsidP="00B713A4">
      <w:pPr>
        <w:jc w:val="left"/>
        <w:rPr>
          <w:rFonts w:ascii="NimbusSanL-Regu" w:eastAsia="NimbusSanL-Regu" w:hAnsiTheme="minorHAnsi" w:cs="NimbusSanL-Regu"/>
          <w:sz w:val="21"/>
          <w:szCs w:val="21"/>
        </w:rPr>
      </w:pPr>
    </w:p>
    <w:p w14:paraId="590297B4" w14:textId="77777777" w:rsidR="00B713A4" w:rsidRPr="006660A6" w:rsidRDefault="00B713A4" w:rsidP="00B713A4">
      <w:pPr>
        <w:jc w:val="left"/>
        <w:rPr>
          <w:rFonts w:ascii="NimbusSanL-Regu" w:eastAsia="NimbusSanL-Regu" w:hAnsiTheme="minorHAnsi" w:cs="NimbusSanL-Regu"/>
          <w:sz w:val="21"/>
          <w:szCs w:val="21"/>
        </w:rPr>
      </w:pPr>
    </w:p>
    <w:p w14:paraId="580F5758" w14:textId="77777777" w:rsidR="00B713A4" w:rsidRPr="006660A6" w:rsidRDefault="00B713A4" w:rsidP="00B713A4">
      <w:pPr>
        <w:jc w:val="left"/>
        <w:rPr>
          <w:rFonts w:ascii="NimbusSanL-Regu" w:eastAsia="NimbusSanL-Regu" w:hAnsiTheme="minorHAnsi" w:cs="NimbusSanL-Regu"/>
          <w:sz w:val="21"/>
          <w:szCs w:val="21"/>
        </w:rPr>
      </w:pPr>
    </w:p>
    <w:p w14:paraId="345C86EB" w14:textId="77777777" w:rsidR="00B713A4" w:rsidRPr="006660A6" w:rsidRDefault="00B713A4" w:rsidP="00B713A4">
      <w:pPr>
        <w:jc w:val="left"/>
        <w:rPr>
          <w:rFonts w:ascii="NimbusSanL-Regu" w:eastAsia="NimbusSanL-Regu" w:hAnsiTheme="minorHAnsi" w:cs="NimbusSanL-Regu"/>
          <w:sz w:val="21"/>
          <w:szCs w:val="21"/>
        </w:rPr>
      </w:pPr>
    </w:p>
    <w:p w14:paraId="045C4404" w14:textId="77777777" w:rsidR="00B713A4" w:rsidRPr="006660A6" w:rsidRDefault="00B713A4" w:rsidP="00B713A4">
      <w:pPr>
        <w:jc w:val="left"/>
        <w:rPr>
          <w:rFonts w:ascii="NimbusSanL-Regu" w:eastAsia="NimbusSanL-Regu" w:hAnsiTheme="minorHAnsi" w:cs="NimbusSanL-Regu"/>
          <w:sz w:val="21"/>
          <w:szCs w:val="21"/>
        </w:rPr>
      </w:pPr>
    </w:p>
    <w:p w14:paraId="2F9934A2" w14:textId="77777777" w:rsidR="00B713A4" w:rsidRPr="006660A6" w:rsidRDefault="00B713A4" w:rsidP="00B713A4">
      <w:pPr>
        <w:jc w:val="left"/>
        <w:rPr>
          <w:rFonts w:ascii="NimbusSanL-Regu" w:eastAsia="NimbusSanL-Regu" w:hAnsiTheme="minorHAnsi" w:cs="NimbusSanL-Regu"/>
          <w:sz w:val="21"/>
          <w:szCs w:val="21"/>
        </w:rPr>
      </w:pPr>
    </w:p>
    <w:p w14:paraId="3FAD5C02" w14:textId="77777777" w:rsidR="00B713A4" w:rsidRPr="006660A6" w:rsidRDefault="00B713A4" w:rsidP="00B713A4">
      <w:pPr>
        <w:jc w:val="left"/>
        <w:rPr>
          <w:rFonts w:ascii="NimbusSanL-Regu" w:eastAsia="NimbusSanL-Regu" w:hAnsiTheme="minorHAnsi" w:cs="NimbusSanL-Regu"/>
          <w:sz w:val="21"/>
          <w:szCs w:val="21"/>
        </w:rPr>
      </w:pPr>
    </w:p>
    <w:p w14:paraId="045CC1EB" w14:textId="77777777" w:rsidR="00B713A4" w:rsidRPr="006660A6" w:rsidRDefault="00B713A4" w:rsidP="00B713A4">
      <w:pPr>
        <w:jc w:val="left"/>
        <w:rPr>
          <w:rFonts w:ascii="NimbusSanL-Regu" w:eastAsia="NimbusSanL-Regu" w:hAnsiTheme="minorHAnsi" w:cs="NimbusSanL-Regu"/>
          <w:sz w:val="21"/>
          <w:szCs w:val="21"/>
        </w:rPr>
      </w:pPr>
    </w:p>
    <w:p w14:paraId="7EB8E077" w14:textId="77777777" w:rsidR="00B713A4" w:rsidRPr="006660A6" w:rsidRDefault="00B713A4" w:rsidP="00B713A4">
      <w:pPr>
        <w:jc w:val="left"/>
        <w:rPr>
          <w:rFonts w:ascii="NimbusSanL-Regu" w:eastAsia="NimbusSanL-Regu" w:hAnsiTheme="minorHAnsi" w:cs="NimbusSanL-Regu"/>
          <w:sz w:val="21"/>
          <w:szCs w:val="21"/>
        </w:rPr>
      </w:pPr>
    </w:p>
    <w:p w14:paraId="263A2C47" w14:textId="77777777" w:rsidR="00B713A4" w:rsidRPr="006660A6" w:rsidRDefault="00B713A4" w:rsidP="00B713A4">
      <w:pPr>
        <w:jc w:val="left"/>
        <w:rPr>
          <w:rFonts w:ascii="NimbusSanL-Regu" w:eastAsia="NimbusSanL-Regu" w:hAnsiTheme="minorHAnsi" w:cs="NimbusSanL-Regu"/>
          <w:sz w:val="21"/>
          <w:szCs w:val="21"/>
        </w:rPr>
      </w:pPr>
    </w:p>
    <w:p w14:paraId="389DB673" w14:textId="77777777" w:rsidR="00B713A4" w:rsidRPr="006660A6" w:rsidRDefault="00B713A4" w:rsidP="00B713A4">
      <w:pPr>
        <w:jc w:val="left"/>
        <w:rPr>
          <w:rFonts w:ascii="NimbusSanL-Regu" w:eastAsia="NimbusSanL-Regu" w:hAnsiTheme="minorHAnsi" w:cs="NimbusSanL-Regu"/>
          <w:sz w:val="21"/>
          <w:szCs w:val="21"/>
        </w:rPr>
      </w:pPr>
    </w:p>
    <w:p w14:paraId="15EF8DC7" w14:textId="77777777" w:rsidR="00B713A4" w:rsidRPr="006660A6" w:rsidRDefault="00B713A4" w:rsidP="00B713A4">
      <w:pPr>
        <w:jc w:val="left"/>
        <w:rPr>
          <w:rFonts w:ascii="NimbusSanL-Regu" w:eastAsia="NimbusSanL-Regu" w:hAnsiTheme="minorHAnsi" w:cs="NimbusSanL-Regu"/>
          <w:sz w:val="21"/>
          <w:szCs w:val="21"/>
        </w:rPr>
      </w:pPr>
    </w:p>
    <w:p w14:paraId="10587F71" w14:textId="77777777" w:rsidR="00B713A4" w:rsidRPr="006660A6" w:rsidRDefault="00B713A4" w:rsidP="00B713A4">
      <w:pPr>
        <w:jc w:val="left"/>
        <w:rPr>
          <w:rFonts w:ascii="NimbusSanL-Regu" w:eastAsia="NimbusSanL-Regu" w:hAnsiTheme="minorHAnsi" w:cs="NimbusSanL-Regu"/>
          <w:sz w:val="21"/>
          <w:szCs w:val="21"/>
        </w:rPr>
      </w:pPr>
    </w:p>
    <w:p w14:paraId="461E8A00" w14:textId="77777777" w:rsidR="00B713A4" w:rsidRPr="006660A6" w:rsidRDefault="00B713A4" w:rsidP="00B713A4">
      <w:pPr>
        <w:jc w:val="left"/>
        <w:rPr>
          <w:rFonts w:ascii="NimbusSanL-Regu" w:eastAsia="NimbusSanL-Regu" w:hAnsiTheme="minorHAnsi" w:cs="NimbusSanL-Regu"/>
          <w:sz w:val="21"/>
          <w:szCs w:val="21"/>
        </w:rPr>
      </w:pPr>
    </w:p>
    <w:p w14:paraId="6806CBF9" w14:textId="77777777" w:rsidR="00B713A4" w:rsidRPr="006660A6" w:rsidRDefault="00B713A4" w:rsidP="00B713A4">
      <w:pPr>
        <w:jc w:val="left"/>
        <w:rPr>
          <w:rFonts w:ascii="NimbusSanL-Regu" w:eastAsia="NimbusSanL-Regu" w:hAnsiTheme="minorHAnsi" w:cs="NimbusSanL-Regu"/>
          <w:sz w:val="21"/>
          <w:szCs w:val="21"/>
        </w:rPr>
      </w:pPr>
    </w:p>
    <w:p w14:paraId="16CA22E0" w14:textId="77777777" w:rsidR="00B713A4" w:rsidRPr="006660A6" w:rsidRDefault="00B713A4" w:rsidP="00B713A4">
      <w:pPr>
        <w:jc w:val="left"/>
        <w:rPr>
          <w:rFonts w:ascii="NimbusSanL-Regu" w:eastAsia="NimbusSanL-Regu" w:hAnsiTheme="minorHAnsi" w:cs="NimbusSanL-Regu"/>
          <w:sz w:val="21"/>
          <w:szCs w:val="21"/>
        </w:rPr>
      </w:pPr>
    </w:p>
    <w:p w14:paraId="5A04DEC9" w14:textId="77777777" w:rsidR="00B713A4" w:rsidRPr="006660A6" w:rsidRDefault="00B713A4" w:rsidP="00B713A4">
      <w:pPr>
        <w:jc w:val="left"/>
        <w:rPr>
          <w:rFonts w:ascii="NimbusSanL-Regu" w:eastAsia="NimbusSanL-Regu" w:hAnsiTheme="minorHAnsi" w:cs="NimbusSanL-Regu"/>
          <w:sz w:val="21"/>
          <w:szCs w:val="21"/>
        </w:rPr>
      </w:pPr>
    </w:p>
    <w:p w14:paraId="4363E426" w14:textId="0B2F2DC4" w:rsidR="00B713A4" w:rsidRPr="006660A6" w:rsidRDefault="00B713A4" w:rsidP="00B713A4">
      <w:pPr>
        <w:jc w:val="left"/>
      </w:pPr>
      <w:r w:rsidRPr="006660A6">
        <w:rPr>
          <w:rFonts w:eastAsia="NimbusSanL-Regu"/>
        </w:rPr>
        <w:t>I hereby declare that this thesis is entirely the result of my own work except where otherwise indicated. I</w:t>
      </w:r>
      <w:r w:rsidRPr="006660A6">
        <w:t xml:space="preserve"> </w:t>
      </w:r>
      <w:r w:rsidRPr="006660A6">
        <w:rPr>
          <w:rFonts w:eastAsia="NimbusSanL-Regu"/>
        </w:rPr>
        <w:t>have only used the resources given in the list of references.</w:t>
      </w:r>
    </w:p>
    <w:p w14:paraId="6F251444" w14:textId="5E02AF03" w:rsidR="008F7EB2" w:rsidRPr="006660A6" w:rsidRDefault="00B713A4">
      <w:pPr>
        <w:jc w:val="left"/>
        <w:sectPr w:rsidR="008F7EB2" w:rsidRPr="006660A6" w:rsidSect="00851147">
          <w:footerReference w:type="default" r:id="rId10"/>
          <w:footerReference w:type="first" r:id="rId11"/>
          <w:pgSz w:w="11906" w:h="16838"/>
          <w:pgMar w:top="1417" w:right="1417" w:bottom="1134" w:left="1417" w:header="708" w:footer="708" w:gutter="0"/>
          <w:pgNumType w:fmt="lowerRoman" w:start="1"/>
          <w:cols w:space="708"/>
          <w:titlePg/>
          <w:docGrid w:linePitch="360"/>
        </w:sectPr>
      </w:pPr>
      <w:r w:rsidRPr="006660A6">
        <w:rPr>
          <w:rFonts w:eastAsia="NimbusSanL-Regu"/>
        </w:rPr>
        <w:t>M</w:t>
      </w:r>
      <w:r w:rsidR="00AC0DE3" w:rsidRPr="006660A6">
        <w:rPr>
          <w:rFonts w:eastAsia="NimbusSanL-Regu"/>
        </w:rPr>
        <w:t>ü</w:t>
      </w:r>
      <w:r w:rsidRPr="006660A6">
        <w:rPr>
          <w:rFonts w:eastAsia="NimbusSanL-Regu"/>
        </w:rPr>
        <w:t xml:space="preserve">nchen, </w:t>
      </w:r>
      <w:r w:rsidR="00A96D5B" w:rsidRPr="006660A6">
        <w:rPr>
          <w:rFonts w:eastAsia="NimbusSanL-Regu"/>
        </w:rPr>
        <w:t>20/12/20</w:t>
      </w:r>
      <w:r w:rsidR="00AC0DE3" w:rsidRPr="006660A6">
        <w:rPr>
          <w:rFonts w:eastAsia="NimbusSanL-Regu"/>
        </w:rPr>
        <w:t>23</w:t>
      </w:r>
    </w:p>
    <w:p w14:paraId="3A228DF6" w14:textId="4B30A63E" w:rsidR="00CD3D01" w:rsidRPr="006660A6" w:rsidRDefault="00EF0898" w:rsidP="00AC0DE3">
      <w:pPr>
        <w:pStyle w:val="TOCHeading"/>
        <w:jc w:val="center"/>
      </w:pPr>
      <w:r w:rsidRPr="006660A6">
        <w:lastRenderedPageBreak/>
        <w:t>ABSTRACT</w:t>
      </w:r>
    </w:p>
    <w:p w14:paraId="2587E877" w14:textId="53474D71" w:rsidR="002A2B70" w:rsidRPr="006660A6" w:rsidRDefault="00EF0898" w:rsidP="00A84B5F">
      <w:r w:rsidRPr="006660A6">
        <w:t>The Aerospace field relies heavily on structures that have excellent mechanical and thermal properties with</w:t>
      </w:r>
      <w:r w:rsidR="002A2B70" w:rsidRPr="006660A6">
        <w:t xml:space="preserve"> fatigue resistance and</w:t>
      </w:r>
      <w:r w:rsidRPr="006660A6">
        <w:t xml:space="preserve"> high fracture toughness. </w:t>
      </w:r>
      <w:r w:rsidR="002A2B70" w:rsidRPr="006660A6">
        <w:t xml:space="preserve">This leads to </w:t>
      </w:r>
      <w:r w:rsidR="006660A6">
        <w:t xml:space="preserve">a </w:t>
      </w:r>
      <w:r w:rsidR="002A2B70" w:rsidRPr="006660A6">
        <w:t>significant use of Anisotropic Materials including alloys and composites in th</w:t>
      </w:r>
      <w:r w:rsidR="00671624" w:rsidRPr="006660A6">
        <w:t>e manufactur</w:t>
      </w:r>
      <w:r w:rsidR="00DB47D3" w:rsidRPr="006660A6">
        <w:t>ing</w:t>
      </w:r>
      <w:r w:rsidR="00671624" w:rsidRPr="006660A6">
        <w:t xml:space="preserve"> of </w:t>
      </w:r>
      <w:r w:rsidR="00DB47D3" w:rsidRPr="006660A6">
        <w:t>Aircrafts and Satellites</w:t>
      </w:r>
      <w:r w:rsidR="002A2B70" w:rsidRPr="006660A6">
        <w:t xml:space="preserve">. </w:t>
      </w:r>
    </w:p>
    <w:p w14:paraId="7AFADF6B" w14:textId="43415EA7" w:rsidR="005443BD" w:rsidRPr="006660A6" w:rsidRDefault="005443BD" w:rsidP="00A84B5F">
      <w:r w:rsidRPr="006660A6">
        <w:t xml:space="preserve">Anisotropic Materials have physical properties that depend on the direction of measurement for e.g., Young’s Modulus, yield strength, creep rate, </w:t>
      </w:r>
      <w:r w:rsidR="00C243DC" w:rsidRPr="006660A6">
        <w:t>etc.</w:t>
      </w:r>
      <w:r w:rsidRPr="006660A6">
        <w:t xml:space="preserve"> Carbon </w:t>
      </w:r>
      <w:proofErr w:type="spellStart"/>
      <w:r w:rsidRPr="006660A6">
        <w:t>Fiber</w:t>
      </w:r>
      <w:proofErr w:type="spellEnd"/>
      <w:r w:rsidRPr="006660A6">
        <w:t xml:space="preserve">-Reinforced Polymers (CFRP) are used </w:t>
      </w:r>
      <w:r w:rsidR="00C243DC">
        <w:t xml:space="preserve">in </w:t>
      </w:r>
      <w:r w:rsidRPr="006660A6">
        <w:t xml:space="preserve">wings and fuselage due to their high strength to weight ratio, Kevlar has high tensile strength and is therefore used in space shuttles to protect against impact from orbital debris. Aluminium alloys are </w:t>
      </w:r>
      <w:r w:rsidR="008F5F4F">
        <w:t xml:space="preserve">also </w:t>
      </w:r>
      <w:r w:rsidRPr="006660A6">
        <w:t xml:space="preserve">used extensively in aeroplanes because of their high strength-to-weight ratio, corrosion resistance and low cost. </w:t>
      </w:r>
    </w:p>
    <w:p w14:paraId="0D076C99" w14:textId="495A20B8" w:rsidR="007F2814" w:rsidRPr="006660A6" w:rsidRDefault="00164713" w:rsidP="00A84B5F">
      <w:r w:rsidRPr="006660A6">
        <w:t>Since</w:t>
      </w:r>
      <w:r w:rsidR="00257DA0" w:rsidRPr="006660A6">
        <w:t xml:space="preserve"> </w:t>
      </w:r>
      <w:r w:rsidR="008F5F4F">
        <w:t>a</w:t>
      </w:r>
      <w:r w:rsidR="00257DA0" w:rsidRPr="006660A6">
        <w:t xml:space="preserve">nisotropy is complex and the properties are crystal structure dependent, </w:t>
      </w:r>
      <w:r w:rsidR="007F2814" w:rsidRPr="006660A6">
        <w:t xml:space="preserve">Crystal Plasticity Theory is used </w:t>
      </w:r>
      <w:r w:rsidR="00A0530A" w:rsidRPr="006660A6">
        <w:t>to understand and determine the</w:t>
      </w:r>
      <w:r w:rsidR="00511F84" w:rsidRPr="006660A6">
        <w:t xml:space="preserve"> micro-scale</w:t>
      </w:r>
      <w:r w:rsidR="00A0530A" w:rsidRPr="006660A6">
        <w:t xml:space="preserve"> deformation of </w:t>
      </w:r>
      <w:r w:rsidR="00511F84" w:rsidRPr="006660A6">
        <w:t>metals</w:t>
      </w:r>
      <w:r w:rsidR="00674589" w:rsidRPr="006660A6">
        <w:t>.</w:t>
      </w:r>
      <w:r w:rsidR="00EB26E4" w:rsidRPr="006660A6">
        <w:t xml:space="preserve"> According to Crystal plasticity theory, </w:t>
      </w:r>
      <w:r w:rsidR="003B6296" w:rsidRPr="006660A6">
        <w:t xml:space="preserve">deformation occurs through the motion of dislocation in a slip system.  </w:t>
      </w:r>
      <w:r w:rsidR="00B53194" w:rsidRPr="006660A6">
        <w:t xml:space="preserve">This theory also provides </w:t>
      </w:r>
      <w:r w:rsidR="00CA7D71" w:rsidRPr="006660A6">
        <w:t>t</w:t>
      </w:r>
      <w:r w:rsidR="00B53194" w:rsidRPr="006660A6">
        <w:t>he stress</w:t>
      </w:r>
      <w:r w:rsidR="00CA7D71" w:rsidRPr="006660A6">
        <w:t>-</w:t>
      </w:r>
      <w:r w:rsidR="00B53194" w:rsidRPr="006660A6">
        <w:t xml:space="preserve">strain relationship </w:t>
      </w:r>
      <w:r w:rsidR="00080035" w:rsidRPr="006660A6">
        <w:t>of the grains in a crystal.</w:t>
      </w:r>
    </w:p>
    <w:p w14:paraId="5EBD2235" w14:textId="30B75877" w:rsidR="00E93715" w:rsidRPr="006660A6" w:rsidRDefault="00164713" w:rsidP="00A84B5F">
      <w:r w:rsidRPr="006660A6">
        <w:t xml:space="preserve">However, determination of anisotropic properties through </w:t>
      </w:r>
      <w:r w:rsidR="006660A6">
        <w:t>c</w:t>
      </w:r>
      <w:r w:rsidRPr="006660A6">
        <w:t xml:space="preserve">rystal plasticity theory </w:t>
      </w:r>
      <w:r w:rsidR="008F5F4F">
        <w:t>requires</w:t>
      </w:r>
      <w:r w:rsidRPr="006660A6">
        <w:t xml:space="preserve"> high computational costs and </w:t>
      </w:r>
      <w:r w:rsidR="008F5F4F">
        <w:t>effort.</w:t>
      </w:r>
      <w:r w:rsidR="00BB08C9" w:rsidRPr="006660A6">
        <w:t xml:space="preserve"> To combat this </w:t>
      </w:r>
      <w:r w:rsidR="00CA7D71" w:rsidRPr="006660A6">
        <w:t>problem, this</w:t>
      </w:r>
      <w:r w:rsidR="00257DA0" w:rsidRPr="006660A6">
        <w:t xml:space="preserve"> paper aims at determining the properties of </w:t>
      </w:r>
      <w:r w:rsidR="00097B29" w:rsidRPr="006660A6">
        <w:t xml:space="preserve">a </w:t>
      </w:r>
      <w:r w:rsidR="008F5F4F">
        <w:t xml:space="preserve">AA5083 </w:t>
      </w:r>
      <w:r w:rsidR="00097B29" w:rsidRPr="006660A6">
        <w:t>polycrystal</w:t>
      </w:r>
      <w:r w:rsidR="008F5F4F">
        <w:t xml:space="preserve"> </w:t>
      </w:r>
      <w:r w:rsidR="00A13D90" w:rsidRPr="006660A6">
        <w:t>by feeding information obtained from</w:t>
      </w:r>
      <w:r w:rsidR="00FF3749" w:rsidRPr="006660A6">
        <w:t xml:space="preserve"> </w:t>
      </w:r>
      <w:r w:rsidR="006660A6">
        <w:t>c</w:t>
      </w:r>
      <w:r w:rsidR="00FF3749" w:rsidRPr="006660A6">
        <w:t>rystal plasticity</w:t>
      </w:r>
      <w:r w:rsidR="00A13D90" w:rsidRPr="006660A6">
        <w:t xml:space="preserve"> simulations</w:t>
      </w:r>
      <w:r w:rsidR="00FF3749" w:rsidRPr="006660A6">
        <w:t xml:space="preserve"> in DAMASK</w:t>
      </w:r>
      <w:r w:rsidR="00A13D90" w:rsidRPr="006660A6">
        <w:t xml:space="preserve"> to a Convolutional Neural Network.</w:t>
      </w:r>
      <w:r w:rsidR="008F5F4F">
        <w:t xml:space="preserve"> </w:t>
      </w:r>
      <w:r w:rsidR="00DE1C24" w:rsidRPr="006660A6">
        <w:t xml:space="preserve">The ability of neural networks to </w:t>
      </w:r>
      <w:r w:rsidR="004F540C" w:rsidRPr="006660A6">
        <w:t xml:space="preserve">understand complex relationships between features and predict the </w:t>
      </w:r>
      <w:r w:rsidR="000B6D69" w:rsidRPr="006660A6">
        <w:t>desired output</w:t>
      </w:r>
      <w:r w:rsidR="004F540C" w:rsidRPr="006660A6">
        <w:t xml:space="preserve"> with high accuracy </w:t>
      </w:r>
      <w:r w:rsidR="00E93715" w:rsidRPr="006660A6">
        <w:t xml:space="preserve">would contribute significantly in reducing the challenges associated with </w:t>
      </w:r>
      <w:r w:rsidR="008F5F4F">
        <w:t>c</w:t>
      </w:r>
      <w:r w:rsidR="00E93715" w:rsidRPr="006660A6">
        <w:t>rystal plasticity simulations</w:t>
      </w:r>
      <w:r w:rsidR="008F5F4F">
        <w:t>.</w:t>
      </w:r>
      <w:ins w:id="0" w:author="Guest User" w:date="2023-12-19T18:01:00Z">
        <w:r w:rsidR="4EF62D05" w:rsidRPr="006660A6">
          <w:t xml:space="preserve"> </w:t>
        </w:r>
      </w:ins>
    </w:p>
    <w:p w14:paraId="58A6ECE5" w14:textId="35741D6F" w:rsidR="00257DA0" w:rsidRPr="006660A6" w:rsidRDefault="4A3BE43F" w:rsidP="00A84B5F">
      <w:r w:rsidRPr="006660A6">
        <w:t>The</w:t>
      </w:r>
      <w:r w:rsidR="008F5F4F">
        <w:t xml:space="preserve"> CNN</w:t>
      </w:r>
      <w:r w:rsidRPr="006660A6">
        <w:t xml:space="preserve"> model is trained to predict </w:t>
      </w:r>
      <w:r w:rsidR="008F5F4F">
        <w:t>stresses and new orientations produced</w:t>
      </w:r>
      <w:r w:rsidRPr="006660A6">
        <w:t xml:space="preserve"> </w:t>
      </w:r>
      <w:r w:rsidR="00E93715" w:rsidRPr="006660A6">
        <w:t>due to</w:t>
      </w:r>
      <w:r w:rsidR="33F2596A" w:rsidRPr="006660A6">
        <w:t xml:space="preserve"> </w:t>
      </w:r>
      <w:r w:rsidR="698DCDAB" w:rsidRPr="006660A6">
        <w:t xml:space="preserve">deformation gradients </w:t>
      </w:r>
      <w:r w:rsidR="00E93715" w:rsidRPr="006660A6">
        <w:t xml:space="preserve">applied on the </w:t>
      </w:r>
      <w:r w:rsidR="008F5F4F">
        <w:t>Representative Volume Element (RVE)</w:t>
      </w:r>
      <w:r w:rsidR="698DCDAB" w:rsidRPr="006660A6">
        <w:t xml:space="preserve">, </w:t>
      </w:r>
      <w:r w:rsidR="00E93715" w:rsidRPr="006660A6">
        <w:t xml:space="preserve">while also </w:t>
      </w:r>
      <w:r w:rsidR="698DCDAB" w:rsidRPr="006660A6">
        <w:t xml:space="preserve">preserving </w:t>
      </w:r>
      <w:r w:rsidR="671F503A" w:rsidRPr="006660A6">
        <w:t xml:space="preserve">the </w:t>
      </w:r>
      <w:r w:rsidR="6CC56E6D" w:rsidRPr="006660A6">
        <w:t>relative position of grains</w:t>
      </w:r>
      <w:bookmarkStart w:id="1" w:name="_Int_p8NiBBNf"/>
      <w:r w:rsidR="6CC56E6D" w:rsidRPr="006660A6">
        <w:t>.</w:t>
      </w:r>
      <w:bookmarkEnd w:id="1"/>
      <w:r w:rsidR="698DCDAB" w:rsidRPr="006660A6">
        <w:t xml:space="preserve"> </w:t>
      </w:r>
      <w:r w:rsidR="3FA13F06" w:rsidRPr="006660A6">
        <w:t xml:space="preserve">The model is evaluated by </w:t>
      </w:r>
      <w:r w:rsidR="413D0F67" w:rsidRPr="006660A6">
        <w:t xml:space="preserve">calculating the Root Mean Squared Error (RMSE) for stresses and Mean </w:t>
      </w:r>
      <w:r w:rsidR="29DD0F83" w:rsidRPr="006660A6">
        <w:t>Absolute Error (MAE) for orientations</w:t>
      </w:r>
      <w:ins w:id="2" w:author="Guest User" w:date="2023-12-19T18:06:00Z">
        <w:r w:rsidR="29DD0F83" w:rsidRPr="006660A6">
          <w:t>. &lt;</w:t>
        </w:r>
      </w:ins>
      <w:ins w:id="3" w:author="Guest User" w:date="2023-12-19T18:00:00Z">
        <w:r w:rsidR="29DD0F83" w:rsidRPr="006660A6">
          <w:t>End</w:t>
        </w:r>
        <w:r w:rsidR="698DCDAB" w:rsidRPr="006660A6">
          <w:t xml:space="preserve"> with results and conclusions</w:t>
        </w:r>
      </w:ins>
      <w:ins w:id="4" w:author="Guest User" w:date="2023-12-19T18:04:00Z">
        <w:r w:rsidR="3FA13F06" w:rsidRPr="006660A6">
          <w:t>&gt;</w:t>
        </w:r>
      </w:ins>
    </w:p>
    <w:p w14:paraId="528C9715" w14:textId="6C344DA1" w:rsidR="00A13D90" w:rsidRPr="006660A6" w:rsidRDefault="00A13D90" w:rsidP="00A84B5F"/>
    <w:p w14:paraId="59081538" w14:textId="77777777" w:rsidR="00403516" w:rsidRPr="006660A6" w:rsidRDefault="00403516" w:rsidP="00A84B5F"/>
    <w:p w14:paraId="25B5DEC5" w14:textId="77777777" w:rsidR="00403516" w:rsidRPr="006660A6" w:rsidRDefault="00403516" w:rsidP="00A84B5F"/>
    <w:p w14:paraId="43F93339" w14:textId="77777777" w:rsidR="00403516" w:rsidRPr="006660A6" w:rsidRDefault="00403516" w:rsidP="00A84B5F"/>
    <w:p w14:paraId="0659BCAA" w14:textId="77777777" w:rsidR="00403516" w:rsidRPr="006660A6" w:rsidRDefault="00403516" w:rsidP="00A84B5F"/>
    <w:p w14:paraId="20C93CA8" w14:textId="77777777" w:rsidR="00403516" w:rsidRPr="006660A6" w:rsidRDefault="00403516" w:rsidP="00A84B5F"/>
    <w:p w14:paraId="2ADEE3DB" w14:textId="79A76C4D" w:rsidR="004F30F0" w:rsidRPr="006660A6" w:rsidRDefault="004F30F0" w:rsidP="00A84B5F"/>
    <w:p w14:paraId="318D0F58" w14:textId="79A76C4D" w:rsidR="000B16E6" w:rsidRPr="006660A6" w:rsidRDefault="000B16E6" w:rsidP="00A84B5F"/>
    <w:p w14:paraId="093617A4" w14:textId="79A76C4D" w:rsidR="000B16E6" w:rsidRPr="006660A6" w:rsidRDefault="000B16E6">
      <w:pPr>
        <w:jc w:val="left"/>
      </w:pPr>
      <w:r w:rsidRPr="006660A6">
        <w:br w:type="page"/>
      </w:r>
    </w:p>
    <w:p w14:paraId="4F7E2029" w14:textId="0B925E3E" w:rsidR="001908C8" w:rsidRPr="006660A6" w:rsidRDefault="004F30F0" w:rsidP="00A84B5F">
      <w:r w:rsidRPr="006660A6">
        <w:lastRenderedPageBreak/>
        <w:br w:type="page"/>
      </w:r>
    </w:p>
    <w:p w14:paraId="502505EF" w14:textId="32EF9027" w:rsidR="001908C8" w:rsidRPr="006660A6" w:rsidRDefault="00CD440D" w:rsidP="00CD440D">
      <w:pPr>
        <w:pStyle w:val="TOCHeading"/>
        <w:jc w:val="center"/>
      </w:pPr>
      <w:r w:rsidRPr="006660A6">
        <w:lastRenderedPageBreak/>
        <w:t>NOMENCLATURE</w:t>
      </w:r>
    </w:p>
    <w:p w14:paraId="60FF4785" w14:textId="77777777" w:rsidR="008A00CA" w:rsidRPr="006660A6" w:rsidRDefault="00CD440D" w:rsidP="0026714B">
      <w:pPr>
        <w:pStyle w:val="BodyText"/>
        <w:rPr>
          <w:rFonts w:asciiTheme="minorHAnsi" w:hAnsiTheme="minorHAnsi" w:cstheme="minorHAnsi"/>
          <w:b/>
          <w:bCs/>
          <w:sz w:val="32"/>
          <w:szCs w:val="32"/>
        </w:rPr>
      </w:pPr>
      <w:r w:rsidRPr="006660A6">
        <w:rPr>
          <w:rFonts w:asciiTheme="minorHAnsi" w:hAnsiTheme="minorHAnsi" w:cstheme="minorHAnsi"/>
          <w:b/>
          <w:bCs/>
          <w:sz w:val="32"/>
          <w:szCs w:val="32"/>
        </w:rPr>
        <w:t>Abbreviations</w:t>
      </w:r>
    </w:p>
    <w:tbl>
      <w:tblPr>
        <w:tblStyle w:val="TableGrid"/>
        <w:tblW w:w="0" w:type="auto"/>
        <w:tblInd w:w="-5" w:type="dxa"/>
        <w:tblLook w:val="04A0" w:firstRow="1" w:lastRow="0" w:firstColumn="1" w:lastColumn="0" w:noHBand="0" w:noVBand="1"/>
      </w:tblPr>
      <w:tblGrid>
        <w:gridCol w:w="5670"/>
        <w:gridCol w:w="3397"/>
      </w:tblGrid>
      <w:tr w:rsidR="008A00CA" w:rsidRPr="006660A6" w14:paraId="761131E2" w14:textId="77777777" w:rsidTr="00703709">
        <w:tc>
          <w:tcPr>
            <w:tcW w:w="5670" w:type="dxa"/>
          </w:tcPr>
          <w:p w14:paraId="1C2587FA" w14:textId="5588D9AD" w:rsidR="008A00CA" w:rsidRPr="006660A6" w:rsidRDefault="005C0A26" w:rsidP="0026714B">
            <w:r w:rsidRPr="006660A6">
              <w:t>RVE</w:t>
            </w:r>
          </w:p>
        </w:tc>
        <w:tc>
          <w:tcPr>
            <w:tcW w:w="3397" w:type="dxa"/>
          </w:tcPr>
          <w:p w14:paraId="66DE37D7" w14:textId="12A3E41F" w:rsidR="008A00CA" w:rsidRPr="006660A6" w:rsidRDefault="00E762DD" w:rsidP="0026714B">
            <w:r w:rsidRPr="006660A6">
              <w:t>Representative Volume Element</w:t>
            </w:r>
          </w:p>
        </w:tc>
      </w:tr>
      <w:tr w:rsidR="005C0A26" w:rsidRPr="006660A6" w14:paraId="0F9741ED" w14:textId="77777777" w:rsidTr="00703709">
        <w:tc>
          <w:tcPr>
            <w:tcW w:w="5670" w:type="dxa"/>
          </w:tcPr>
          <w:p w14:paraId="33C322E6" w14:textId="04CD3B61" w:rsidR="005C0A26" w:rsidRPr="006660A6" w:rsidRDefault="005C0A26" w:rsidP="0026714B">
            <w:r w:rsidRPr="006660A6">
              <w:t>DAMASK</w:t>
            </w:r>
          </w:p>
        </w:tc>
        <w:tc>
          <w:tcPr>
            <w:tcW w:w="3397" w:type="dxa"/>
          </w:tcPr>
          <w:p w14:paraId="601E906B" w14:textId="2842716B" w:rsidR="005C0A26" w:rsidRPr="006660A6" w:rsidRDefault="00227F77" w:rsidP="0026714B">
            <w:r w:rsidRPr="006660A6">
              <w:t>Düsseldorf Advanced Material Simulation Kit</w:t>
            </w:r>
          </w:p>
        </w:tc>
      </w:tr>
      <w:tr w:rsidR="005C0A26" w:rsidRPr="006660A6" w14:paraId="702B850F" w14:textId="77777777" w:rsidTr="00703709">
        <w:tc>
          <w:tcPr>
            <w:tcW w:w="5670" w:type="dxa"/>
          </w:tcPr>
          <w:p w14:paraId="3CAB4C0D" w14:textId="6D7C6876" w:rsidR="005C0A26" w:rsidRPr="006660A6" w:rsidRDefault="005C0A26" w:rsidP="0026714B">
            <w:r w:rsidRPr="006660A6">
              <w:t>FCC</w:t>
            </w:r>
          </w:p>
        </w:tc>
        <w:tc>
          <w:tcPr>
            <w:tcW w:w="3397" w:type="dxa"/>
          </w:tcPr>
          <w:p w14:paraId="12916DBC" w14:textId="7EB76704" w:rsidR="005C0A26" w:rsidRPr="006660A6" w:rsidRDefault="00DE5FDC" w:rsidP="0026714B">
            <w:r w:rsidRPr="006660A6">
              <w:t xml:space="preserve">Face </w:t>
            </w:r>
            <w:proofErr w:type="spellStart"/>
            <w:r w:rsidRPr="006660A6">
              <w:t>Centered</w:t>
            </w:r>
            <w:proofErr w:type="spellEnd"/>
            <w:r w:rsidRPr="006660A6">
              <w:t xml:space="preserve"> Cubic</w:t>
            </w:r>
          </w:p>
        </w:tc>
      </w:tr>
      <w:tr w:rsidR="005C0A26" w:rsidRPr="006660A6" w14:paraId="3317D04E" w14:textId="77777777" w:rsidTr="00703709">
        <w:tc>
          <w:tcPr>
            <w:tcW w:w="5670" w:type="dxa"/>
          </w:tcPr>
          <w:p w14:paraId="5FA05B85" w14:textId="56970B1B" w:rsidR="005C0A26" w:rsidRPr="006660A6" w:rsidRDefault="005C0A26" w:rsidP="0026714B">
            <w:r w:rsidRPr="006660A6">
              <w:t>BCC</w:t>
            </w:r>
          </w:p>
        </w:tc>
        <w:tc>
          <w:tcPr>
            <w:tcW w:w="3397" w:type="dxa"/>
          </w:tcPr>
          <w:p w14:paraId="25E3E6BE" w14:textId="22788B58" w:rsidR="005C0A26" w:rsidRPr="006660A6" w:rsidRDefault="00DE5FDC" w:rsidP="0026714B">
            <w:r w:rsidRPr="006660A6">
              <w:t xml:space="preserve">Body </w:t>
            </w:r>
            <w:proofErr w:type="spellStart"/>
            <w:r w:rsidRPr="006660A6">
              <w:t>Centered</w:t>
            </w:r>
            <w:proofErr w:type="spellEnd"/>
            <w:r w:rsidRPr="006660A6">
              <w:t xml:space="preserve"> Cubic</w:t>
            </w:r>
          </w:p>
        </w:tc>
      </w:tr>
      <w:tr w:rsidR="005C0A26" w:rsidRPr="006660A6" w14:paraId="0099F13F" w14:textId="77777777" w:rsidTr="00703709">
        <w:tc>
          <w:tcPr>
            <w:tcW w:w="5670" w:type="dxa"/>
          </w:tcPr>
          <w:p w14:paraId="2C0915BC" w14:textId="0B604626" w:rsidR="005C0A26" w:rsidRPr="006660A6" w:rsidRDefault="005C0A26" w:rsidP="0026714B">
            <w:r w:rsidRPr="006660A6">
              <w:t>HCP</w:t>
            </w:r>
          </w:p>
        </w:tc>
        <w:tc>
          <w:tcPr>
            <w:tcW w:w="3397" w:type="dxa"/>
          </w:tcPr>
          <w:p w14:paraId="73939A78" w14:textId="0CE34F72" w:rsidR="005C0A26" w:rsidRPr="006660A6" w:rsidRDefault="00DE5FDC" w:rsidP="0026714B">
            <w:r w:rsidRPr="006660A6">
              <w:t>Hexagonal closed packed</w:t>
            </w:r>
          </w:p>
        </w:tc>
      </w:tr>
      <w:tr w:rsidR="005C0A26" w:rsidRPr="006660A6" w14:paraId="3A67CE48" w14:textId="77777777" w:rsidTr="00703709">
        <w:tc>
          <w:tcPr>
            <w:tcW w:w="5670" w:type="dxa"/>
          </w:tcPr>
          <w:p w14:paraId="6BA17C1C" w14:textId="22AF3E8C" w:rsidR="005C0A26" w:rsidRPr="006660A6" w:rsidRDefault="005C0A26" w:rsidP="0026714B">
            <w:r w:rsidRPr="006660A6">
              <w:t>CP</w:t>
            </w:r>
          </w:p>
        </w:tc>
        <w:tc>
          <w:tcPr>
            <w:tcW w:w="3397" w:type="dxa"/>
          </w:tcPr>
          <w:p w14:paraId="2D2332FD" w14:textId="7F82AFA4" w:rsidR="005C0A26" w:rsidRPr="006660A6" w:rsidRDefault="00DE5FDC" w:rsidP="0026714B">
            <w:r w:rsidRPr="006660A6">
              <w:t xml:space="preserve">Crystal </w:t>
            </w:r>
            <w:r w:rsidR="00CB0A65" w:rsidRPr="006660A6">
              <w:t xml:space="preserve">Plasticity </w:t>
            </w:r>
          </w:p>
        </w:tc>
      </w:tr>
      <w:tr w:rsidR="00CB0A65" w:rsidRPr="006660A6" w14:paraId="72A14FA1" w14:textId="77777777" w:rsidTr="00703709">
        <w:tc>
          <w:tcPr>
            <w:tcW w:w="5670" w:type="dxa"/>
          </w:tcPr>
          <w:p w14:paraId="5EF62B4C" w14:textId="74A7290B" w:rsidR="00CB0A65" w:rsidRPr="006660A6" w:rsidRDefault="00CB0A65" w:rsidP="0026714B">
            <w:r w:rsidRPr="006660A6">
              <w:t>CPFEM</w:t>
            </w:r>
          </w:p>
        </w:tc>
        <w:tc>
          <w:tcPr>
            <w:tcW w:w="3397" w:type="dxa"/>
          </w:tcPr>
          <w:p w14:paraId="24E7FB52" w14:textId="05895F52" w:rsidR="00CB0A65" w:rsidRPr="006660A6" w:rsidRDefault="00CB0A65" w:rsidP="0026714B">
            <w:r w:rsidRPr="006660A6">
              <w:t>Crystal Plasticity Finite Element Method</w:t>
            </w:r>
          </w:p>
        </w:tc>
      </w:tr>
      <w:tr w:rsidR="00CB0A65" w:rsidRPr="006660A6" w14:paraId="40894372" w14:textId="77777777" w:rsidTr="00703709">
        <w:tc>
          <w:tcPr>
            <w:tcW w:w="5670" w:type="dxa"/>
          </w:tcPr>
          <w:p w14:paraId="619A6DC5" w14:textId="5A3B94BD" w:rsidR="00CB0A65" w:rsidRPr="006660A6" w:rsidRDefault="00CB0A65" w:rsidP="0026714B">
            <w:r w:rsidRPr="006660A6">
              <w:t>CPFFT</w:t>
            </w:r>
          </w:p>
        </w:tc>
        <w:tc>
          <w:tcPr>
            <w:tcW w:w="3397" w:type="dxa"/>
          </w:tcPr>
          <w:p w14:paraId="7C721B2B" w14:textId="3E5BB95F" w:rsidR="00CB0A65" w:rsidRPr="006660A6" w:rsidRDefault="00CB0A65" w:rsidP="0026714B">
            <w:r w:rsidRPr="006660A6">
              <w:t>Crystal Plasticity Fast Fourier Transform</w:t>
            </w:r>
          </w:p>
        </w:tc>
      </w:tr>
      <w:tr w:rsidR="00CB0A65" w:rsidRPr="006660A6" w14:paraId="311D3A74" w14:textId="77777777" w:rsidTr="00703709">
        <w:tc>
          <w:tcPr>
            <w:tcW w:w="5670" w:type="dxa"/>
          </w:tcPr>
          <w:p w14:paraId="52E64B0C" w14:textId="5AABF3C1" w:rsidR="00CB0A65" w:rsidRPr="006660A6" w:rsidRDefault="00CB0A65" w:rsidP="0026714B">
            <w:r w:rsidRPr="006660A6">
              <w:t>ML</w:t>
            </w:r>
          </w:p>
        </w:tc>
        <w:tc>
          <w:tcPr>
            <w:tcW w:w="3397" w:type="dxa"/>
          </w:tcPr>
          <w:p w14:paraId="67D9FF1F" w14:textId="73394870" w:rsidR="00CB0A65" w:rsidRPr="006660A6" w:rsidRDefault="00CB0A65" w:rsidP="0026714B">
            <w:r w:rsidRPr="006660A6">
              <w:t>Machine Learning</w:t>
            </w:r>
          </w:p>
        </w:tc>
      </w:tr>
      <w:tr w:rsidR="00CB0A65" w:rsidRPr="006660A6" w14:paraId="60C087B2" w14:textId="77777777" w:rsidTr="00703709">
        <w:tc>
          <w:tcPr>
            <w:tcW w:w="5670" w:type="dxa"/>
          </w:tcPr>
          <w:p w14:paraId="6BDE8FAA" w14:textId="2CCCD5AA" w:rsidR="00CB0A65" w:rsidRPr="006660A6" w:rsidRDefault="00CB0A65" w:rsidP="0026714B">
            <w:r w:rsidRPr="006660A6">
              <w:t>AI</w:t>
            </w:r>
          </w:p>
        </w:tc>
        <w:tc>
          <w:tcPr>
            <w:tcW w:w="3397" w:type="dxa"/>
          </w:tcPr>
          <w:p w14:paraId="543A6EFB" w14:textId="613A744F" w:rsidR="00CB0A65" w:rsidRPr="006660A6" w:rsidRDefault="00CB0A65" w:rsidP="0026714B">
            <w:r w:rsidRPr="006660A6">
              <w:t>Artific</w:t>
            </w:r>
            <w:r w:rsidR="00703709" w:rsidRPr="006660A6">
              <w:t>i</w:t>
            </w:r>
            <w:r w:rsidRPr="006660A6">
              <w:t>al In</w:t>
            </w:r>
            <w:r w:rsidR="00703709" w:rsidRPr="006660A6">
              <w:t>telligence</w:t>
            </w:r>
          </w:p>
        </w:tc>
      </w:tr>
      <w:tr w:rsidR="00CB0A65" w:rsidRPr="006660A6" w14:paraId="6572C9F1" w14:textId="77777777" w:rsidTr="00703709">
        <w:tc>
          <w:tcPr>
            <w:tcW w:w="5670" w:type="dxa"/>
          </w:tcPr>
          <w:p w14:paraId="4E96692B" w14:textId="093E967C" w:rsidR="00CB0A65" w:rsidRPr="006660A6" w:rsidRDefault="00CB0A65" w:rsidP="0026714B">
            <w:r w:rsidRPr="006660A6">
              <w:t>CNN</w:t>
            </w:r>
          </w:p>
        </w:tc>
        <w:tc>
          <w:tcPr>
            <w:tcW w:w="3397" w:type="dxa"/>
          </w:tcPr>
          <w:p w14:paraId="7B4D7447" w14:textId="6BB04C92" w:rsidR="00CB0A65" w:rsidRPr="006660A6" w:rsidRDefault="00703709" w:rsidP="0026714B">
            <w:r w:rsidRPr="006660A6">
              <w:t>Convolutional Neural Network</w:t>
            </w:r>
          </w:p>
        </w:tc>
      </w:tr>
      <w:tr w:rsidR="00CB0A65" w:rsidRPr="006660A6" w14:paraId="039C32EF" w14:textId="77777777" w:rsidTr="00703709">
        <w:tc>
          <w:tcPr>
            <w:tcW w:w="5670" w:type="dxa"/>
          </w:tcPr>
          <w:p w14:paraId="14093611" w14:textId="49800ADB" w:rsidR="00CB0A65" w:rsidRPr="006660A6" w:rsidRDefault="00CB0A65" w:rsidP="0026714B">
            <w:r w:rsidRPr="006660A6">
              <w:t>RNN</w:t>
            </w:r>
          </w:p>
        </w:tc>
        <w:tc>
          <w:tcPr>
            <w:tcW w:w="3397" w:type="dxa"/>
          </w:tcPr>
          <w:p w14:paraId="406BD376" w14:textId="435C5291" w:rsidR="00CB0A65" w:rsidRPr="006660A6" w:rsidRDefault="00703709" w:rsidP="0026714B">
            <w:r w:rsidRPr="006660A6">
              <w:t>Recurring Neural Network</w:t>
            </w:r>
          </w:p>
        </w:tc>
      </w:tr>
      <w:tr w:rsidR="00CB0A65" w:rsidRPr="006660A6" w14:paraId="140D1691" w14:textId="77777777" w:rsidTr="00703709">
        <w:tc>
          <w:tcPr>
            <w:tcW w:w="5670" w:type="dxa"/>
          </w:tcPr>
          <w:p w14:paraId="1E5C0791" w14:textId="3CAE4027" w:rsidR="00CB0A65" w:rsidRPr="006660A6" w:rsidRDefault="00CB0A65" w:rsidP="0026714B">
            <w:r w:rsidRPr="006660A6">
              <w:t>FNN</w:t>
            </w:r>
          </w:p>
        </w:tc>
        <w:tc>
          <w:tcPr>
            <w:tcW w:w="3397" w:type="dxa"/>
          </w:tcPr>
          <w:p w14:paraId="4B9AFDF2" w14:textId="26C925AF" w:rsidR="00CB0A65" w:rsidRPr="006660A6" w:rsidRDefault="00703709" w:rsidP="0026714B">
            <w:r w:rsidRPr="006660A6">
              <w:t>Feed Forward Neural Network</w:t>
            </w:r>
          </w:p>
        </w:tc>
      </w:tr>
      <w:tr w:rsidR="00CB0A65" w:rsidRPr="006660A6" w14:paraId="54994338" w14:textId="77777777" w:rsidTr="00703709">
        <w:tc>
          <w:tcPr>
            <w:tcW w:w="5670" w:type="dxa"/>
          </w:tcPr>
          <w:p w14:paraId="76F4E1AE" w14:textId="328E2665" w:rsidR="00CB0A65" w:rsidRPr="006660A6" w:rsidRDefault="00CB0A65" w:rsidP="0026714B">
            <w:r w:rsidRPr="006660A6">
              <w:t>DNN</w:t>
            </w:r>
          </w:p>
        </w:tc>
        <w:tc>
          <w:tcPr>
            <w:tcW w:w="3397" w:type="dxa"/>
          </w:tcPr>
          <w:p w14:paraId="2B82D104" w14:textId="316454CA" w:rsidR="00CB0A65" w:rsidRPr="006660A6" w:rsidRDefault="00703709" w:rsidP="0026714B">
            <w:r w:rsidRPr="006660A6">
              <w:t>Deep Neural Network</w:t>
            </w:r>
          </w:p>
        </w:tc>
      </w:tr>
      <w:tr w:rsidR="00CB0A65" w:rsidRPr="006660A6" w14:paraId="2E065209" w14:textId="77777777" w:rsidTr="00703709">
        <w:tc>
          <w:tcPr>
            <w:tcW w:w="5670" w:type="dxa"/>
          </w:tcPr>
          <w:p w14:paraId="4C8E23A4" w14:textId="122C4D86" w:rsidR="00CB0A65" w:rsidRPr="006660A6" w:rsidRDefault="00CB0A65" w:rsidP="0026714B">
            <w:r w:rsidRPr="006660A6">
              <w:t>FC layer</w:t>
            </w:r>
          </w:p>
        </w:tc>
        <w:tc>
          <w:tcPr>
            <w:tcW w:w="3397" w:type="dxa"/>
          </w:tcPr>
          <w:p w14:paraId="03FA2266" w14:textId="34A27011" w:rsidR="00CB0A65" w:rsidRPr="006660A6" w:rsidRDefault="00703709" w:rsidP="0026714B">
            <w:r w:rsidRPr="006660A6">
              <w:t>Fully Connected Layer</w:t>
            </w:r>
          </w:p>
        </w:tc>
      </w:tr>
      <w:tr w:rsidR="00CB0A65" w:rsidRPr="006660A6" w14:paraId="187404CF" w14:textId="77777777" w:rsidTr="00703709">
        <w:tc>
          <w:tcPr>
            <w:tcW w:w="5670" w:type="dxa"/>
          </w:tcPr>
          <w:p w14:paraId="71AA1801" w14:textId="1B7EB7F2" w:rsidR="00CB0A65" w:rsidRPr="006660A6" w:rsidRDefault="00CB0A65" w:rsidP="0026714B">
            <w:r w:rsidRPr="006660A6">
              <w:t>HDF</w:t>
            </w:r>
          </w:p>
        </w:tc>
        <w:tc>
          <w:tcPr>
            <w:tcW w:w="3397" w:type="dxa"/>
          </w:tcPr>
          <w:p w14:paraId="2567C16C" w14:textId="04DA6875" w:rsidR="00CB0A65" w:rsidRPr="006660A6" w:rsidRDefault="00703709" w:rsidP="0026714B">
            <w:r w:rsidRPr="006660A6">
              <w:t>Hierarchical Data Format</w:t>
            </w:r>
          </w:p>
        </w:tc>
      </w:tr>
    </w:tbl>
    <w:p w14:paraId="3190DCB3" w14:textId="3A96A0B1" w:rsidR="00CD440D" w:rsidRPr="006660A6" w:rsidRDefault="00CD440D" w:rsidP="00703709">
      <w:pPr>
        <w:pStyle w:val="Heading2"/>
        <w:numPr>
          <w:ilvl w:val="0"/>
          <w:numId w:val="0"/>
        </w:numPr>
      </w:pPr>
    </w:p>
    <w:p w14:paraId="7A091FA1" w14:textId="3AB32520" w:rsidR="00CD440D" w:rsidRPr="006660A6" w:rsidRDefault="00CD440D" w:rsidP="0026714B">
      <w:pPr>
        <w:pStyle w:val="BodyText"/>
        <w:rPr>
          <w:rFonts w:asciiTheme="minorHAnsi" w:hAnsiTheme="minorHAnsi" w:cstheme="minorHAnsi"/>
          <w:b/>
          <w:bCs/>
          <w:sz w:val="32"/>
          <w:szCs w:val="32"/>
        </w:rPr>
      </w:pPr>
      <w:r w:rsidRPr="006660A6">
        <w:rPr>
          <w:rFonts w:asciiTheme="minorHAnsi" w:hAnsiTheme="minorHAnsi" w:cstheme="minorHAnsi"/>
          <w:b/>
          <w:bCs/>
          <w:sz w:val="32"/>
          <w:szCs w:val="32"/>
        </w:rPr>
        <w:t>Vari</w:t>
      </w:r>
      <w:r w:rsidR="008A00CA" w:rsidRPr="006660A6">
        <w:rPr>
          <w:rFonts w:asciiTheme="minorHAnsi" w:hAnsiTheme="minorHAnsi" w:cstheme="minorHAnsi"/>
          <w:b/>
          <w:bCs/>
          <w:sz w:val="32"/>
          <w:szCs w:val="32"/>
        </w:rPr>
        <w:t>ables and constants</w:t>
      </w:r>
    </w:p>
    <w:tbl>
      <w:tblPr>
        <w:tblStyle w:val="TableGrid"/>
        <w:tblW w:w="9074" w:type="dxa"/>
        <w:tblLook w:val="04A0" w:firstRow="1" w:lastRow="0" w:firstColumn="1" w:lastColumn="0" w:noHBand="0" w:noVBand="1"/>
      </w:tblPr>
      <w:tblGrid>
        <w:gridCol w:w="5665"/>
        <w:gridCol w:w="3409"/>
      </w:tblGrid>
      <w:tr w:rsidR="00530945" w:rsidRPr="006660A6" w14:paraId="1EF1FD0B" w14:textId="77777777" w:rsidTr="00530945">
        <w:trPr>
          <w:trHeight w:val="332"/>
        </w:trPr>
        <w:tc>
          <w:tcPr>
            <w:tcW w:w="5665" w:type="dxa"/>
          </w:tcPr>
          <w:p w14:paraId="152FF39A" w14:textId="56A894E8" w:rsidR="00530945" w:rsidRPr="006660A6" w:rsidRDefault="00530945">
            <w:pPr>
              <w:jc w:val="left"/>
            </w:pPr>
            <w:r w:rsidRPr="006660A6">
              <w:t>F</w:t>
            </w:r>
          </w:p>
        </w:tc>
        <w:tc>
          <w:tcPr>
            <w:tcW w:w="3409" w:type="dxa"/>
          </w:tcPr>
          <w:p w14:paraId="2B99950C" w14:textId="5AC5380B" w:rsidR="00530945" w:rsidRPr="006660A6" w:rsidRDefault="00530945">
            <w:pPr>
              <w:jc w:val="left"/>
            </w:pPr>
            <w:r w:rsidRPr="006660A6">
              <w:t>Deformation Tensor</w:t>
            </w:r>
          </w:p>
        </w:tc>
      </w:tr>
      <w:tr w:rsidR="00530945" w:rsidRPr="006660A6" w14:paraId="1C207E62" w14:textId="77777777" w:rsidTr="00530945">
        <w:trPr>
          <w:trHeight w:val="346"/>
        </w:trPr>
        <w:tc>
          <w:tcPr>
            <w:tcW w:w="5665" w:type="dxa"/>
          </w:tcPr>
          <w:p w14:paraId="25AF4A9F" w14:textId="35AE8517" w:rsidR="00530945" w:rsidRPr="006660A6" w:rsidRDefault="00530945">
            <w:pPr>
              <w:jc w:val="left"/>
            </w:pPr>
            <m:oMathPara>
              <m:oMathParaPr>
                <m:jc m:val="left"/>
              </m:oMathParaPr>
              <m:oMath>
                <m:acc>
                  <m:accPr>
                    <m:chr m:val="̃"/>
                    <m:ctrlPr>
                      <w:rPr>
                        <w:rFonts w:ascii="Cambria Math" w:hAnsi="Cambria Math"/>
                        <w:i/>
                      </w:rPr>
                    </m:ctrlPr>
                  </m:accPr>
                  <m:e>
                    <m:r>
                      <w:rPr>
                        <w:rFonts w:ascii="Cambria Math" w:hAnsi="Cambria Math"/>
                      </w:rPr>
                      <m:t>L</m:t>
                    </m:r>
                  </m:e>
                </m:acc>
              </m:oMath>
            </m:oMathPara>
          </w:p>
        </w:tc>
        <w:tc>
          <w:tcPr>
            <w:tcW w:w="3409" w:type="dxa"/>
          </w:tcPr>
          <w:p w14:paraId="3EC90141" w14:textId="7CC8F4EA" w:rsidR="00530945" w:rsidRPr="006660A6" w:rsidRDefault="00530945">
            <w:pPr>
              <w:jc w:val="left"/>
            </w:pPr>
            <w:r w:rsidRPr="006660A6">
              <w:t>Spatial Velocity Gradient</w:t>
            </w:r>
          </w:p>
        </w:tc>
      </w:tr>
      <w:tr w:rsidR="00530945" w:rsidRPr="006660A6" w14:paraId="76CA612F" w14:textId="77777777" w:rsidTr="00530945">
        <w:trPr>
          <w:trHeight w:val="318"/>
        </w:trPr>
        <w:tc>
          <w:tcPr>
            <w:tcW w:w="5665" w:type="dxa"/>
          </w:tcPr>
          <w:p w14:paraId="5EA5F67E" w14:textId="0619A338" w:rsidR="00530945" w:rsidRPr="006660A6" w:rsidRDefault="00530945">
            <w:pPr>
              <w:jc w:val="left"/>
              <w:rPr>
                <w:rFonts w:eastAsia="Calibri"/>
              </w:rPr>
            </w:pPr>
            <w:r w:rsidRPr="006660A6">
              <w:rPr>
                <w:rFonts w:eastAsia="Calibri"/>
              </w:rPr>
              <w:t>E</w:t>
            </w:r>
          </w:p>
        </w:tc>
        <w:tc>
          <w:tcPr>
            <w:tcW w:w="3409" w:type="dxa"/>
          </w:tcPr>
          <w:p w14:paraId="1FEE32F1" w14:textId="6BFCBDBB" w:rsidR="00530945" w:rsidRPr="006660A6" w:rsidRDefault="00530945">
            <w:pPr>
              <w:jc w:val="left"/>
            </w:pPr>
            <w:proofErr w:type="spellStart"/>
            <w:r w:rsidRPr="006660A6">
              <w:t>Lagrangian</w:t>
            </w:r>
            <w:proofErr w:type="spellEnd"/>
            <w:r w:rsidRPr="006660A6">
              <w:t xml:space="preserve"> Tensor</w:t>
            </w:r>
          </w:p>
        </w:tc>
      </w:tr>
      <w:tr w:rsidR="00530945" w:rsidRPr="006660A6" w14:paraId="4421BAA2" w14:textId="77777777" w:rsidTr="00530945">
        <w:trPr>
          <w:trHeight w:val="332"/>
        </w:trPr>
        <w:tc>
          <w:tcPr>
            <w:tcW w:w="5665" w:type="dxa"/>
          </w:tcPr>
          <w:p w14:paraId="69192BD0" w14:textId="1E0EA328" w:rsidR="00530945" w:rsidRPr="006660A6" w:rsidRDefault="00531BC0">
            <w:pPr>
              <w:jc w:val="left"/>
              <w:rPr>
                <w:rFonts w:eastAsia="Calibri"/>
              </w:rPr>
            </w:pPr>
            <w:r w:rsidRPr="006660A6">
              <w:rPr>
                <w:b/>
                <w:bCs/>
              </w:rPr>
              <w:t>σ</w:t>
            </w:r>
          </w:p>
        </w:tc>
        <w:tc>
          <w:tcPr>
            <w:tcW w:w="3409" w:type="dxa"/>
          </w:tcPr>
          <w:p w14:paraId="05B2BBC8" w14:textId="7CCFD241" w:rsidR="00530945" w:rsidRPr="006660A6" w:rsidRDefault="00531BC0">
            <w:pPr>
              <w:jc w:val="left"/>
            </w:pPr>
            <w:r w:rsidRPr="006660A6">
              <w:t>Cauchy Stress</w:t>
            </w:r>
          </w:p>
        </w:tc>
      </w:tr>
      <w:tr w:rsidR="00530945" w:rsidRPr="006660A6" w14:paraId="117737DE" w14:textId="77777777" w:rsidTr="00530945">
        <w:trPr>
          <w:trHeight w:val="332"/>
        </w:trPr>
        <w:tc>
          <w:tcPr>
            <w:tcW w:w="5665" w:type="dxa"/>
          </w:tcPr>
          <w:p w14:paraId="5893B0B3" w14:textId="4BC20EA2" w:rsidR="00530945" w:rsidRPr="006660A6" w:rsidRDefault="00531BC0">
            <w:pPr>
              <w:jc w:val="left"/>
              <w:rPr>
                <w:rFonts w:eastAsia="Calibri"/>
              </w:rPr>
            </w:pPr>
            <w:r w:rsidRPr="006660A6">
              <w:rPr>
                <w:rFonts w:eastAsia="Calibri"/>
              </w:rPr>
              <w:t>t</w:t>
            </w:r>
          </w:p>
        </w:tc>
        <w:tc>
          <w:tcPr>
            <w:tcW w:w="3409" w:type="dxa"/>
          </w:tcPr>
          <w:p w14:paraId="34EEB512" w14:textId="200AADC5" w:rsidR="00530945" w:rsidRPr="006660A6" w:rsidRDefault="00531BC0">
            <w:pPr>
              <w:jc w:val="left"/>
            </w:pPr>
            <w:r w:rsidRPr="006660A6">
              <w:t>Traction</w:t>
            </w:r>
          </w:p>
        </w:tc>
      </w:tr>
      <w:tr w:rsidR="00530945" w:rsidRPr="006660A6" w14:paraId="4B48CACA" w14:textId="77777777" w:rsidTr="00530945">
        <w:trPr>
          <w:trHeight w:val="318"/>
        </w:trPr>
        <w:tc>
          <w:tcPr>
            <w:tcW w:w="5665" w:type="dxa"/>
          </w:tcPr>
          <w:p w14:paraId="1AEE7C2C" w14:textId="1CA1B83C" w:rsidR="00530945" w:rsidRPr="006660A6" w:rsidRDefault="00531BC0">
            <w:pPr>
              <w:jc w:val="left"/>
              <w:rPr>
                <w:rFonts w:eastAsia="Calibri"/>
              </w:rPr>
            </w:pPr>
            <w:r w:rsidRPr="006660A6">
              <w:rPr>
                <w:rFonts w:ascii="Cambria Math" w:hAnsi="Cambria Math" w:cs="Cambria Math"/>
              </w:rPr>
              <w:t>𝜏</w:t>
            </w:r>
          </w:p>
        </w:tc>
        <w:tc>
          <w:tcPr>
            <w:tcW w:w="3409" w:type="dxa"/>
          </w:tcPr>
          <w:p w14:paraId="4A1E756E" w14:textId="64A8B840" w:rsidR="00530945" w:rsidRPr="006660A6" w:rsidRDefault="00531BC0">
            <w:pPr>
              <w:jc w:val="left"/>
            </w:pPr>
            <w:r w:rsidRPr="006660A6">
              <w:t xml:space="preserve">First </w:t>
            </w:r>
            <w:proofErr w:type="spellStart"/>
            <w:r w:rsidRPr="006660A6">
              <w:t>Piola-Kirchoff</w:t>
            </w:r>
            <w:proofErr w:type="spellEnd"/>
            <w:r w:rsidRPr="006660A6">
              <w:t xml:space="preserve"> stress</w:t>
            </w:r>
          </w:p>
        </w:tc>
      </w:tr>
      <w:tr w:rsidR="00530945" w:rsidRPr="006660A6" w14:paraId="31F5F63D" w14:textId="77777777" w:rsidTr="00530945">
        <w:trPr>
          <w:trHeight w:val="332"/>
        </w:trPr>
        <w:tc>
          <w:tcPr>
            <w:tcW w:w="5665" w:type="dxa"/>
          </w:tcPr>
          <w:p w14:paraId="22DD9DCE" w14:textId="64FE9179" w:rsidR="00530945" w:rsidRPr="006660A6" w:rsidRDefault="00531BC0">
            <w:pPr>
              <w:jc w:val="left"/>
              <w:rPr>
                <w:rFonts w:eastAsia="Calibri"/>
              </w:rPr>
            </w:pPr>
            <w:r w:rsidRPr="006660A6">
              <w:rPr>
                <w:rFonts w:eastAsia="Calibri"/>
              </w:rPr>
              <w:t>J</w:t>
            </w:r>
          </w:p>
        </w:tc>
        <w:tc>
          <w:tcPr>
            <w:tcW w:w="3409" w:type="dxa"/>
          </w:tcPr>
          <w:p w14:paraId="2AFB9FBC" w14:textId="53205D8A" w:rsidR="00530945" w:rsidRPr="006660A6" w:rsidRDefault="00531BC0">
            <w:pPr>
              <w:jc w:val="left"/>
            </w:pPr>
            <w:r w:rsidRPr="006660A6">
              <w:t>Jacobian of deformation</w:t>
            </w:r>
          </w:p>
        </w:tc>
      </w:tr>
      <w:tr w:rsidR="00530945" w:rsidRPr="006660A6" w14:paraId="49C74452" w14:textId="77777777" w:rsidTr="00530945">
        <w:trPr>
          <w:trHeight w:val="332"/>
        </w:trPr>
        <w:tc>
          <w:tcPr>
            <w:tcW w:w="5665" w:type="dxa"/>
          </w:tcPr>
          <w:p w14:paraId="3EAD04E4" w14:textId="46C93CC5" w:rsidR="00530945" w:rsidRPr="006660A6" w:rsidRDefault="00531BC0">
            <w:pPr>
              <w:jc w:val="left"/>
              <w:rPr>
                <w:rFonts w:eastAsia="Calibri"/>
              </w:rPr>
            </w:pPr>
            <w:r w:rsidRPr="006660A6">
              <w:rPr>
                <w:rFonts w:ascii="Cambria Math" w:hAnsi="Cambria Math" w:cs="Cambria Math"/>
              </w:rPr>
              <w:t>𝑆</w:t>
            </w:r>
          </w:p>
        </w:tc>
        <w:tc>
          <w:tcPr>
            <w:tcW w:w="3409" w:type="dxa"/>
          </w:tcPr>
          <w:p w14:paraId="0EA1772C" w14:textId="05D8081B" w:rsidR="00530945" w:rsidRPr="006660A6" w:rsidRDefault="00531BC0">
            <w:pPr>
              <w:jc w:val="left"/>
            </w:pPr>
            <w:r w:rsidRPr="006660A6">
              <w:t xml:space="preserve">Second </w:t>
            </w:r>
            <w:proofErr w:type="spellStart"/>
            <w:r w:rsidRPr="006660A6">
              <w:t>Piola-Kirchoff</w:t>
            </w:r>
            <w:proofErr w:type="spellEnd"/>
            <w:r w:rsidRPr="006660A6">
              <w:t xml:space="preserve"> Stress</w:t>
            </w:r>
          </w:p>
        </w:tc>
      </w:tr>
      <w:tr w:rsidR="00530945" w:rsidRPr="006660A6" w14:paraId="0DE04A38" w14:textId="77777777" w:rsidTr="00530945">
        <w:trPr>
          <w:trHeight w:val="318"/>
        </w:trPr>
        <w:tc>
          <w:tcPr>
            <w:tcW w:w="5665" w:type="dxa"/>
          </w:tcPr>
          <w:p w14:paraId="2CDE12F8" w14:textId="4E265AE1" w:rsidR="00530945" w:rsidRPr="006660A6" w:rsidRDefault="00531BC0">
            <w:pPr>
              <w:jc w:val="left"/>
              <w:rPr>
                <w:rFonts w:eastAsia="Calibri"/>
                <w:i/>
                <w:iCs/>
              </w:rPr>
            </w:pPr>
            <m:oMathPara>
              <m:oMathParaPr>
                <m:jc m:val="left"/>
              </m:oMathParaPr>
              <m:oMath>
                <m:r>
                  <w:rPr>
                    <w:rFonts w:ascii="Cambria Math" w:eastAsia="Calibri" w:hAnsi="Cambria Math"/>
                  </w:rPr>
                  <m:t>γ</m:t>
                </m:r>
              </m:oMath>
            </m:oMathPara>
          </w:p>
        </w:tc>
        <w:tc>
          <w:tcPr>
            <w:tcW w:w="3409" w:type="dxa"/>
          </w:tcPr>
          <w:p w14:paraId="5E8A72BB" w14:textId="4C46A211" w:rsidR="00530945" w:rsidRPr="006660A6" w:rsidRDefault="00531BC0">
            <w:pPr>
              <w:jc w:val="left"/>
            </w:pPr>
            <w:r w:rsidRPr="006660A6">
              <w:t>Deformation increase</w:t>
            </w:r>
          </w:p>
        </w:tc>
      </w:tr>
      <w:tr w:rsidR="00530945" w:rsidRPr="006660A6" w14:paraId="1DED3EFB" w14:textId="77777777" w:rsidTr="00530945">
        <w:trPr>
          <w:trHeight w:val="332"/>
        </w:trPr>
        <w:tc>
          <w:tcPr>
            <w:tcW w:w="5665" w:type="dxa"/>
          </w:tcPr>
          <w:p w14:paraId="30B7CEA0" w14:textId="7093ED39" w:rsidR="00530945" w:rsidRPr="006660A6" w:rsidRDefault="00531BC0" w:rsidP="00531BC0">
            <w:pPr>
              <w:pStyle w:val="Default"/>
            </w:pPr>
            <w:r w:rsidRPr="006660A6">
              <w:rPr>
                <w:sz w:val="22"/>
                <w:szCs w:val="22"/>
              </w:rPr>
              <w:t>𝐷</w:t>
            </w:r>
          </w:p>
        </w:tc>
        <w:tc>
          <w:tcPr>
            <w:tcW w:w="3409" w:type="dxa"/>
          </w:tcPr>
          <w:p w14:paraId="167E8BB2" w14:textId="62C0C333" w:rsidR="00530945" w:rsidRPr="006660A6" w:rsidRDefault="00531BC0">
            <w:pPr>
              <w:jc w:val="left"/>
            </w:pPr>
            <w:r w:rsidRPr="006660A6">
              <w:t>Stretching</w:t>
            </w:r>
          </w:p>
        </w:tc>
      </w:tr>
      <w:tr w:rsidR="00530945" w:rsidRPr="006660A6" w14:paraId="4CDD0C7A" w14:textId="77777777" w:rsidTr="00530945">
        <w:trPr>
          <w:trHeight w:val="332"/>
        </w:trPr>
        <w:tc>
          <w:tcPr>
            <w:tcW w:w="5665" w:type="dxa"/>
          </w:tcPr>
          <w:p w14:paraId="4606507A" w14:textId="71D77247" w:rsidR="00530945" w:rsidRPr="006660A6" w:rsidRDefault="00531BC0" w:rsidP="00531BC0">
            <w:pPr>
              <w:pStyle w:val="Default"/>
            </w:pPr>
            <w:r w:rsidRPr="006660A6">
              <w:rPr>
                <w:sz w:val="22"/>
                <w:szCs w:val="22"/>
              </w:rPr>
              <w:t>𝛺</w:t>
            </w:r>
          </w:p>
        </w:tc>
        <w:tc>
          <w:tcPr>
            <w:tcW w:w="3409" w:type="dxa"/>
          </w:tcPr>
          <w:p w14:paraId="7B4A3A19" w14:textId="5C94C07B" w:rsidR="00530945" w:rsidRPr="006660A6" w:rsidRDefault="00531BC0">
            <w:pPr>
              <w:jc w:val="left"/>
            </w:pPr>
            <w:r w:rsidRPr="006660A6">
              <w:t>Spinning</w:t>
            </w:r>
          </w:p>
        </w:tc>
      </w:tr>
      <w:tr w:rsidR="00530945" w:rsidRPr="006660A6" w14:paraId="5B24F0F5" w14:textId="77777777" w:rsidTr="00530945">
        <w:trPr>
          <w:trHeight w:val="318"/>
        </w:trPr>
        <w:tc>
          <w:tcPr>
            <w:tcW w:w="5665" w:type="dxa"/>
          </w:tcPr>
          <w:p w14:paraId="12B69B88" w14:textId="14180874" w:rsidR="00530945" w:rsidRPr="006660A6" w:rsidRDefault="00531BC0">
            <w:pPr>
              <w:jc w:val="left"/>
              <w:rPr>
                <w:rFonts w:eastAsia="Calibri"/>
              </w:rPr>
            </w:pPr>
            <m:oMath>
              <m:sSup>
                <m:sSupPr>
                  <m:ctrlPr>
                    <w:rPr>
                      <w:rFonts w:ascii="Cambria Math" w:hAnsi="Cambria Math" w:cs="Cambria Math"/>
                      <w:i/>
                    </w:rPr>
                  </m:ctrlPr>
                </m:sSupPr>
                <m:e>
                  <m:r>
                    <w:rPr>
                      <w:rFonts w:ascii="Cambria Math" w:hAnsi="Cambria Math" w:cs="Cambria Math"/>
                    </w:rPr>
                    <m:t>F</m:t>
                  </m:r>
                </m:e>
                <m:sup>
                  <m:r>
                    <w:rPr>
                      <w:rFonts w:ascii="Cambria Math" w:hAnsi="Cambria Math" w:cs="Cambria Math"/>
                    </w:rPr>
                    <m:t>p</m:t>
                  </m:r>
                </m:sup>
              </m:sSup>
            </m:oMath>
            <w:r w:rsidRPr="006660A6">
              <w:t xml:space="preserve"> </w:t>
            </w:r>
          </w:p>
        </w:tc>
        <w:tc>
          <w:tcPr>
            <w:tcW w:w="3409" w:type="dxa"/>
          </w:tcPr>
          <w:p w14:paraId="02796E6A" w14:textId="3812F3E1" w:rsidR="00530945" w:rsidRPr="006660A6" w:rsidRDefault="0002299A">
            <w:pPr>
              <w:jc w:val="left"/>
            </w:pPr>
            <w:r w:rsidRPr="006660A6">
              <w:t>P</w:t>
            </w:r>
            <w:r w:rsidR="00531BC0" w:rsidRPr="006660A6">
              <w:t>lastic part of deformation</w:t>
            </w:r>
          </w:p>
        </w:tc>
      </w:tr>
      <w:tr w:rsidR="00531BC0" w:rsidRPr="006660A6" w14:paraId="7282CCA1" w14:textId="77777777" w:rsidTr="00530945">
        <w:trPr>
          <w:trHeight w:val="318"/>
        </w:trPr>
        <w:tc>
          <w:tcPr>
            <w:tcW w:w="5665" w:type="dxa"/>
          </w:tcPr>
          <w:p w14:paraId="12B9F873" w14:textId="5CAA80B2" w:rsidR="00531BC0" w:rsidRPr="006660A6" w:rsidRDefault="00531BC0">
            <w:pPr>
              <w:jc w:val="left"/>
              <w:rPr>
                <w:rFonts w:ascii="Cambria Math" w:hAnsi="Cambria Math" w:cs="Cambria Math"/>
              </w:rPr>
            </w:pPr>
            <m:oMathPara>
              <m:oMathParaPr>
                <m:jc m:val="left"/>
              </m:oMathParaPr>
              <m:oMath>
                <m:sSup>
                  <m:sSupPr>
                    <m:ctrlPr>
                      <w:rPr>
                        <w:rFonts w:ascii="Cambria Math" w:hAnsi="Cambria Math" w:cs="Cambria Math"/>
                        <w:i/>
                      </w:rPr>
                    </m:ctrlPr>
                  </m:sSupPr>
                  <m:e>
                    <m:r>
                      <w:rPr>
                        <w:rFonts w:ascii="Cambria Math" w:hAnsi="Cambria Math" w:cs="Cambria Math"/>
                      </w:rPr>
                      <m:t>F</m:t>
                    </m:r>
                  </m:e>
                  <m:sup>
                    <m:r>
                      <w:rPr>
                        <w:rFonts w:ascii="Cambria Math" w:hAnsi="Cambria Math" w:cs="Cambria Math"/>
                      </w:rPr>
                      <m:t>*</m:t>
                    </m:r>
                  </m:sup>
                </m:sSup>
              </m:oMath>
            </m:oMathPara>
          </w:p>
        </w:tc>
        <w:tc>
          <w:tcPr>
            <w:tcW w:w="3409" w:type="dxa"/>
          </w:tcPr>
          <w:p w14:paraId="037D21B5" w14:textId="374B66E2" w:rsidR="00531BC0" w:rsidRPr="006660A6" w:rsidRDefault="0002299A">
            <w:pPr>
              <w:jc w:val="left"/>
            </w:pPr>
            <w:r w:rsidRPr="006660A6">
              <w:t>E</w:t>
            </w:r>
            <w:r w:rsidR="00531BC0" w:rsidRPr="006660A6">
              <w:t>lastic part of the deformation gradient.</w:t>
            </w:r>
          </w:p>
        </w:tc>
      </w:tr>
      <w:tr w:rsidR="00531BC0" w:rsidRPr="006660A6" w14:paraId="57F889F4" w14:textId="77777777" w:rsidTr="00530945">
        <w:trPr>
          <w:trHeight w:val="318"/>
        </w:trPr>
        <w:tc>
          <w:tcPr>
            <w:tcW w:w="5665" w:type="dxa"/>
          </w:tcPr>
          <w:p w14:paraId="1CE69261" w14:textId="7FB7DF4B" w:rsidR="00531BC0" w:rsidRPr="006660A6" w:rsidRDefault="00531BC0">
            <w:pPr>
              <w:jc w:val="left"/>
              <w:rPr>
                <w:rFonts w:ascii="Cambria Math" w:hAnsi="Cambria Math" w:cs="Cambria Math"/>
              </w:rPr>
            </w:pPr>
            <m:oMathPara>
              <m:oMathParaPr>
                <m:jc m:val="left"/>
              </m:oMathParaPr>
              <m:oMath>
                <m:sSub>
                  <m:sSubPr>
                    <m:ctrlPr>
                      <w:rPr>
                        <w:rFonts w:ascii="Cambria Math" w:hAnsi="Cambria Math" w:cs="Cambria Math"/>
                        <w:i/>
                      </w:rPr>
                    </m:ctrlPr>
                  </m:sSubPr>
                  <m:e>
                    <m:r>
                      <w:rPr>
                        <w:rFonts w:ascii="Cambria Math" w:hAnsi="Cambria Math" w:cs="Cambria Math"/>
                      </w:rPr>
                      <m:t>τ</m:t>
                    </m:r>
                  </m:e>
                  <m:sub>
                    <m:r>
                      <w:rPr>
                        <w:rFonts w:ascii="Cambria Math" w:hAnsi="Cambria Math" w:cs="Cambria Math"/>
                      </w:rPr>
                      <m:t>α</m:t>
                    </m:r>
                  </m:sub>
                </m:sSub>
              </m:oMath>
            </m:oMathPara>
          </w:p>
        </w:tc>
        <w:tc>
          <w:tcPr>
            <w:tcW w:w="3409" w:type="dxa"/>
          </w:tcPr>
          <w:p w14:paraId="548A47FD" w14:textId="6BE4A650" w:rsidR="00531BC0" w:rsidRPr="006660A6" w:rsidRDefault="00531BC0">
            <w:pPr>
              <w:jc w:val="left"/>
            </w:pPr>
            <w:r w:rsidRPr="006660A6">
              <w:t>resolved shear stress</w:t>
            </w:r>
          </w:p>
        </w:tc>
      </w:tr>
      <w:tr w:rsidR="00531BC0" w:rsidRPr="006660A6" w14:paraId="10D069DB" w14:textId="77777777" w:rsidTr="00530945">
        <w:trPr>
          <w:trHeight w:val="318"/>
        </w:trPr>
        <w:tc>
          <w:tcPr>
            <w:tcW w:w="5665" w:type="dxa"/>
          </w:tcPr>
          <w:p w14:paraId="21FAFD59" w14:textId="1479D46A" w:rsidR="00531BC0" w:rsidRPr="006660A6" w:rsidRDefault="00531BC0">
            <w:pPr>
              <w:jc w:val="left"/>
              <w:rPr>
                <w:rFonts w:ascii="Cambria Math" w:hAnsi="Cambria Math" w:cs="Cambria Math"/>
              </w:rPr>
            </w:pPr>
            <w:r w:rsidRPr="006660A6">
              <w:rPr>
                <w:rFonts w:ascii="Cambria Math" w:hAnsi="Cambria Math" w:cs="Cambria Math"/>
              </w:rPr>
              <w:t>K</w:t>
            </w:r>
          </w:p>
        </w:tc>
        <w:tc>
          <w:tcPr>
            <w:tcW w:w="3409" w:type="dxa"/>
          </w:tcPr>
          <w:p w14:paraId="34D60025" w14:textId="553F6FB6" w:rsidR="00531BC0" w:rsidRPr="006660A6" w:rsidRDefault="00531BC0">
            <w:pPr>
              <w:jc w:val="left"/>
            </w:pPr>
            <w:r w:rsidRPr="006660A6">
              <w:t>Elastic moduli tensor</w:t>
            </w:r>
          </w:p>
        </w:tc>
      </w:tr>
      <w:tr w:rsidR="00531BC0" w:rsidRPr="006660A6" w14:paraId="7976BEF6" w14:textId="77777777" w:rsidTr="00530945">
        <w:trPr>
          <w:trHeight w:val="318"/>
        </w:trPr>
        <w:tc>
          <w:tcPr>
            <w:tcW w:w="5665" w:type="dxa"/>
          </w:tcPr>
          <w:p w14:paraId="049F2635" w14:textId="62B6CF14" w:rsidR="00531BC0" w:rsidRPr="006660A6" w:rsidRDefault="0002299A">
            <w:pPr>
              <w:jc w:val="left"/>
              <w:rPr>
                <w:rFonts w:ascii="Cambria Math" w:hAnsi="Cambria Math" w:cs="Cambria Math"/>
              </w:rPr>
            </w:pPr>
            <w:r w:rsidRPr="006660A6">
              <w:rPr>
                <w:rFonts w:ascii="Cambria Math" w:hAnsi="Cambria Math" w:cs="Cambria Math"/>
              </w:rPr>
              <w:t>L</w:t>
            </w:r>
          </w:p>
        </w:tc>
        <w:tc>
          <w:tcPr>
            <w:tcW w:w="3409" w:type="dxa"/>
          </w:tcPr>
          <w:p w14:paraId="688961B8" w14:textId="66F5763B" w:rsidR="00531BC0" w:rsidRPr="006660A6" w:rsidRDefault="0002299A">
            <w:pPr>
              <w:jc w:val="left"/>
            </w:pPr>
            <w:r w:rsidRPr="006660A6">
              <w:t>Modified elastic Tensor</w:t>
            </w:r>
          </w:p>
        </w:tc>
      </w:tr>
      <w:tr w:rsidR="00531BC0" w:rsidRPr="006660A6" w14:paraId="22A9C2D5" w14:textId="77777777" w:rsidTr="00530945">
        <w:trPr>
          <w:trHeight w:val="318"/>
        </w:trPr>
        <w:tc>
          <w:tcPr>
            <w:tcW w:w="5665" w:type="dxa"/>
          </w:tcPr>
          <w:p w14:paraId="703D3929" w14:textId="49A5C026" w:rsidR="00531BC0" w:rsidRPr="006660A6" w:rsidRDefault="0002299A">
            <w:pPr>
              <w:jc w:val="left"/>
              <w:rPr>
                <w:rFonts w:ascii="Cambria Math" w:hAnsi="Cambria Math" w:cs="Cambria Math"/>
              </w:rPr>
            </w:pPr>
            <w:r w:rsidRPr="006660A6">
              <w:rPr>
                <w:rFonts w:ascii="Cambria Math" w:hAnsi="Cambria Math" w:cs="Cambria Math"/>
              </w:rPr>
              <w:t>𝑥</w:t>
            </w:r>
            <w:r w:rsidRPr="006660A6">
              <w:rPr>
                <w:rFonts w:ascii="Cambria Math" w:hAnsi="Cambria Math" w:cs="Cambria Math"/>
                <w:sz w:val="16"/>
                <w:szCs w:val="16"/>
              </w:rPr>
              <w:t>𝑖</w:t>
            </w:r>
            <w:r w:rsidRPr="006660A6">
              <w:rPr>
                <w:sz w:val="16"/>
                <w:szCs w:val="16"/>
              </w:rPr>
              <w:t xml:space="preserve"> </w:t>
            </w:r>
          </w:p>
        </w:tc>
        <w:tc>
          <w:tcPr>
            <w:tcW w:w="3409" w:type="dxa"/>
          </w:tcPr>
          <w:p w14:paraId="77C6DA18" w14:textId="2EF08D06" w:rsidR="00531BC0" w:rsidRPr="006660A6" w:rsidRDefault="0002299A">
            <w:pPr>
              <w:jc w:val="left"/>
            </w:pPr>
            <w:r w:rsidRPr="006660A6">
              <w:t>input features</w:t>
            </w:r>
          </w:p>
        </w:tc>
      </w:tr>
      <w:tr w:rsidR="00531BC0" w:rsidRPr="006660A6" w14:paraId="39607293" w14:textId="77777777" w:rsidTr="00530945">
        <w:trPr>
          <w:trHeight w:val="318"/>
        </w:trPr>
        <w:tc>
          <w:tcPr>
            <w:tcW w:w="5665" w:type="dxa"/>
          </w:tcPr>
          <w:p w14:paraId="700F7BA4" w14:textId="3B9B234B" w:rsidR="00531BC0" w:rsidRPr="006660A6" w:rsidRDefault="0002299A">
            <w:pPr>
              <w:jc w:val="left"/>
              <w:rPr>
                <w:rFonts w:ascii="Cambria Math" w:hAnsi="Cambria Math" w:cs="Cambria Math"/>
              </w:rPr>
            </w:pPr>
            <w:r w:rsidRPr="006660A6">
              <w:rPr>
                <w:rFonts w:ascii="Cambria Math" w:hAnsi="Cambria Math" w:cs="Cambria Math"/>
              </w:rPr>
              <w:t>𝜔</w:t>
            </w:r>
            <w:r w:rsidRPr="006660A6">
              <w:rPr>
                <w:rFonts w:ascii="Cambria Math" w:hAnsi="Cambria Math" w:cs="Cambria Math"/>
                <w:sz w:val="16"/>
                <w:szCs w:val="16"/>
              </w:rPr>
              <w:t>𝑖</w:t>
            </w:r>
          </w:p>
        </w:tc>
        <w:tc>
          <w:tcPr>
            <w:tcW w:w="3409" w:type="dxa"/>
          </w:tcPr>
          <w:p w14:paraId="1D073A9E" w14:textId="1D6012E2" w:rsidR="00531BC0" w:rsidRPr="006660A6" w:rsidRDefault="0002299A">
            <w:pPr>
              <w:jc w:val="left"/>
            </w:pPr>
            <w:r w:rsidRPr="006660A6">
              <w:t>weights</w:t>
            </w:r>
          </w:p>
        </w:tc>
      </w:tr>
      <w:tr w:rsidR="0002299A" w:rsidRPr="006660A6" w14:paraId="3197D613" w14:textId="77777777" w:rsidTr="00530945">
        <w:trPr>
          <w:trHeight w:val="318"/>
        </w:trPr>
        <w:tc>
          <w:tcPr>
            <w:tcW w:w="5665" w:type="dxa"/>
          </w:tcPr>
          <w:p w14:paraId="135A2A92" w14:textId="33E1A029" w:rsidR="0002299A" w:rsidRPr="006660A6" w:rsidRDefault="0002299A">
            <w:pPr>
              <w:jc w:val="left"/>
              <w:rPr>
                <w:rFonts w:ascii="Cambria Math" w:hAnsi="Cambria Math" w:cs="Cambria Math"/>
              </w:rPr>
            </w:pPr>
            <w:r w:rsidRPr="006660A6">
              <w:rPr>
                <w:rFonts w:ascii="Cambria Math" w:hAnsi="Cambria Math" w:cs="Cambria Math"/>
              </w:rPr>
              <w:t>𝑏</w:t>
            </w:r>
          </w:p>
        </w:tc>
        <w:tc>
          <w:tcPr>
            <w:tcW w:w="3409" w:type="dxa"/>
          </w:tcPr>
          <w:p w14:paraId="051FD76B" w14:textId="44892F51" w:rsidR="0002299A" w:rsidRPr="006660A6" w:rsidRDefault="0002299A">
            <w:pPr>
              <w:jc w:val="left"/>
            </w:pPr>
            <w:r w:rsidRPr="006660A6">
              <w:t>bias</w:t>
            </w:r>
          </w:p>
        </w:tc>
      </w:tr>
      <w:tr w:rsidR="0002299A" w:rsidRPr="006660A6" w14:paraId="2AF7A4F1" w14:textId="77777777" w:rsidTr="00530945">
        <w:trPr>
          <w:trHeight w:val="318"/>
        </w:trPr>
        <w:tc>
          <w:tcPr>
            <w:tcW w:w="5665" w:type="dxa"/>
          </w:tcPr>
          <w:p w14:paraId="46E37E20" w14:textId="70F85C20" w:rsidR="0002299A" w:rsidRPr="006660A6" w:rsidRDefault="0002299A">
            <w:pPr>
              <w:jc w:val="left"/>
              <w:rPr>
                <w:rFonts w:ascii="Cambria Math" w:hAnsi="Cambria Math" w:cs="Cambria Math"/>
              </w:rPr>
            </w:pPr>
            <w:r w:rsidRPr="006660A6">
              <w:rPr>
                <w:rFonts w:ascii="Cambria Math" w:hAnsi="Cambria Math" w:cs="Cambria Math"/>
              </w:rPr>
              <w:t>tanh(x)</w:t>
            </w:r>
          </w:p>
        </w:tc>
        <w:tc>
          <w:tcPr>
            <w:tcW w:w="3409" w:type="dxa"/>
          </w:tcPr>
          <w:p w14:paraId="206A597C" w14:textId="3776A9BD" w:rsidR="0002299A" w:rsidRPr="006660A6" w:rsidRDefault="0002299A">
            <w:pPr>
              <w:jc w:val="left"/>
            </w:pPr>
            <w:r w:rsidRPr="006660A6">
              <w:t>Tangent hyperbolic function of x</w:t>
            </w:r>
          </w:p>
        </w:tc>
      </w:tr>
      <w:tr w:rsidR="0002299A" w:rsidRPr="006660A6" w14:paraId="3AE4B85C" w14:textId="77777777" w:rsidTr="00530945">
        <w:trPr>
          <w:trHeight w:val="318"/>
        </w:trPr>
        <w:tc>
          <w:tcPr>
            <w:tcW w:w="5665" w:type="dxa"/>
          </w:tcPr>
          <w:p w14:paraId="00617A1C" w14:textId="77777777" w:rsidR="0002299A" w:rsidRPr="006660A6" w:rsidRDefault="0002299A">
            <w:pPr>
              <w:jc w:val="left"/>
              <w:rPr>
                <w:rFonts w:ascii="Cambria Math" w:hAnsi="Cambria Math" w:cs="Cambria Math"/>
              </w:rPr>
            </w:pPr>
          </w:p>
        </w:tc>
        <w:tc>
          <w:tcPr>
            <w:tcW w:w="3409" w:type="dxa"/>
          </w:tcPr>
          <w:p w14:paraId="3696310E" w14:textId="77777777" w:rsidR="0002299A" w:rsidRPr="006660A6" w:rsidRDefault="0002299A">
            <w:pPr>
              <w:jc w:val="left"/>
            </w:pPr>
          </w:p>
        </w:tc>
      </w:tr>
    </w:tbl>
    <w:p w14:paraId="162ECF53" w14:textId="37618ABA" w:rsidR="001908C8" w:rsidRPr="006660A6" w:rsidRDefault="001908C8">
      <w:pPr>
        <w:jc w:val="left"/>
      </w:pPr>
    </w:p>
    <w:p w14:paraId="0A5D33E8" w14:textId="77777777" w:rsidR="00CD440D" w:rsidRPr="006660A6" w:rsidRDefault="00CD440D">
      <w:pPr>
        <w:jc w:val="left"/>
      </w:pPr>
    </w:p>
    <w:p w14:paraId="06678455" w14:textId="77777777" w:rsidR="00CD440D" w:rsidRPr="006660A6" w:rsidRDefault="00CD440D">
      <w:pPr>
        <w:jc w:val="left"/>
      </w:pPr>
    </w:p>
    <w:p w14:paraId="2A95DE84" w14:textId="77777777" w:rsidR="00CD440D" w:rsidRPr="006660A6" w:rsidRDefault="00CD440D">
      <w:pPr>
        <w:jc w:val="left"/>
      </w:pPr>
    </w:p>
    <w:p w14:paraId="01A00966" w14:textId="77777777" w:rsidR="00CD440D" w:rsidRPr="006660A6" w:rsidRDefault="00CD440D">
      <w:pPr>
        <w:jc w:val="left"/>
      </w:pPr>
    </w:p>
    <w:p w14:paraId="423056DC" w14:textId="77777777" w:rsidR="00CD440D" w:rsidRPr="006660A6" w:rsidRDefault="00CD440D">
      <w:pPr>
        <w:jc w:val="left"/>
      </w:pPr>
    </w:p>
    <w:p w14:paraId="1B4066C1" w14:textId="77777777" w:rsidR="00CD440D" w:rsidRPr="006660A6" w:rsidRDefault="00CD440D">
      <w:pPr>
        <w:jc w:val="left"/>
      </w:pPr>
    </w:p>
    <w:p w14:paraId="32330619" w14:textId="77777777" w:rsidR="00CD440D" w:rsidRPr="006660A6" w:rsidRDefault="00CD440D">
      <w:pPr>
        <w:jc w:val="left"/>
      </w:pPr>
    </w:p>
    <w:p w14:paraId="7342C010" w14:textId="77777777" w:rsidR="00CD440D" w:rsidRPr="006660A6" w:rsidRDefault="00CD440D">
      <w:pPr>
        <w:jc w:val="left"/>
      </w:pPr>
    </w:p>
    <w:p w14:paraId="3EAA87F2" w14:textId="77777777" w:rsidR="00CD440D" w:rsidRPr="006660A6" w:rsidRDefault="00CD440D">
      <w:pPr>
        <w:jc w:val="left"/>
      </w:pPr>
    </w:p>
    <w:p w14:paraId="0F78BD72" w14:textId="79A76C4D" w:rsidR="005C0A26" w:rsidRPr="006660A6" w:rsidRDefault="005C0A26" w:rsidP="00BD1EB5">
      <w:pPr>
        <w:pStyle w:val="TOCHeading"/>
        <w:rPr>
          <w:rFonts w:ascii="Arial" w:hAnsi="Arial" w:cs="Arial"/>
          <w:b w:val="0"/>
          <w:bCs w:val="0"/>
          <w:sz w:val="22"/>
          <w:szCs w:val="22"/>
        </w:rPr>
      </w:pPr>
    </w:p>
    <w:p w14:paraId="44FC8BEC" w14:textId="79A76C4D" w:rsidR="00703709" w:rsidRPr="006660A6" w:rsidRDefault="00703709" w:rsidP="00703709"/>
    <w:p w14:paraId="74EA0062" w14:textId="79A76C4D" w:rsidR="000B16E6" w:rsidRPr="006660A6" w:rsidRDefault="000B16E6" w:rsidP="00703709"/>
    <w:p w14:paraId="60497CDE" w14:textId="79A76C4D" w:rsidR="0026714B" w:rsidRPr="006660A6" w:rsidRDefault="000B16E6">
      <w:pPr>
        <w:jc w:val="left"/>
      </w:pPr>
      <w:r w:rsidRPr="006660A6">
        <w:br w:type="page"/>
      </w:r>
    </w:p>
    <w:p w14:paraId="23CF22B8" w14:textId="79A76C4D" w:rsidR="00703709" w:rsidRPr="006660A6" w:rsidRDefault="0026714B" w:rsidP="0026714B">
      <w:pPr>
        <w:jc w:val="left"/>
      </w:pPr>
      <w:r w:rsidRPr="006660A6">
        <w:lastRenderedPageBreak/>
        <w:br w:type="page"/>
      </w:r>
    </w:p>
    <w:sdt>
      <w:sdtPr>
        <w:rPr>
          <w:rFonts w:ascii="Arial" w:hAnsi="Arial" w:cs="Arial"/>
          <w:b w:val="0"/>
          <w:bCs w:val="0"/>
          <w:sz w:val="22"/>
          <w:szCs w:val="22"/>
        </w:rPr>
        <w:id w:val="437882206"/>
        <w:docPartObj>
          <w:docPartGallery w:val="Table of Contents"/>
          <w:docPartUnique/>
        </w:docPartObj>
      </w:sdtPr>
      <w:sdtEndPr>
        <w:rPr>
          <w:noProof/>
        </w:rPr>
      </w:sdtEndPr>
      <w:sdtContent>
        <w:p w14:paraId="5DE9A93E" w14:textId="3B1B65E4" w:rsidR="00420409" w:rsidRPr="006660A6" w:rsidRDefault="00420409" w:rsidP="00420409">
          <w:pPr>
            <w:pStyle w:val="TOCHeading"/>
          </w:pPr>
          <w:r w:rsidRPr="006660A6">
            <w:t>Contents</w:t>
          </w:r>
        </w:p>
        <w:p w14:paraId="10344845" w14:textId="348DD2D8" w:rsidR="006660A6" w:rsidRDefault="002B4B6E">
          <w:pPr>
            <w:pStyle w:val="TOC1"/>
            <w:tabs>
              <w:tab w:val="right" w:leader="dot" w:pos="9062"/>
            </w:tabs>
            <w:rPr>
              <w:rFonts w:asciiTheme="minorHAnsi" w:eastAsiaTheme="minorEastAsia" w:hAnsiTheme="minorHAnsi" w:cstheme="minorBidi"/>
              <w:noProof/>
              <w:lang w:eastAsia="en-IN"/>
            </w:rPr>
          </w:pPr>
          <w:r w:rsidRPr="006660A6">
            <w:fldChar w:fldCharType="begin"/>
          </w:r>
          <w:r w:rsidRPr="006660A6">
            <w:instrText xml:space="preserve"> TOC \o "1-3" \h \z \u </w:instrText>
          </w:r>
          <w:r w:rsidRPr="006660A6">
            <w:fldChar w:fldCharType="separate"/>
          </w:r>
          <w:hyperlink w:anchor="_Toc154001208" w:history="1">
            <w:r w:rsidR="006660A6" w:rsidRPr="00C871A7">
              <w:rPr>
                <w:rStyle w:val="Hyperlink"/>
                <w:noProof/>
              </w:rPr>
              <w:t>1 Introduction</w:t>
            </w:r>
            <w:r w:rsidR="006660A6">
              <w:rPr>
                <w:noProof/>
                <w:webHidden/>
              </w:rPr>
              <w:tab/>
            </w:r>
            <w:r w:rsidR="006660A6">
              <w:rPr>
                <w:noProof/>
                <w:webHidden/>
              </w:rPr>
              <w:fldChar w:fldCharType="begin"/>
            </w:r>
            <w:r w:rsidR="006660A6">
              <w:rPr>
                <w:noProof/>
                <w:webHidden/>
              </w:rPr>
              <w:instrText xml:space="preserve"> PAGEREF _Toc154001208 \h </w:instrText>
            </w:r>
            <w:r w:rsidR="006660A6">
              <w:rPr>
                <w:noProof/>
                <w:webHidden/>
              </w:rPr>
            </w:r>
            <w:r w:rsidR="006660A6">
              <w:rPr>
                <w:noProof/>
                <w:webHidden/>
              </w:rPr>
              <w:fldChar w:fldCharType="separate"/>
            </w:r>
            <w:r w:rsidR="006660A6">
              <w:rPr>
                <w:noProof/>
                <w:webHidden/>
              </w:rPr>
              <w:t>1</w:t>
            </w:r>
            <w:r w:rsidR="006660A6">
              <w:rPr>
                <w:noProof/>
                <w:webHidden/>
              </w:rPr>
              <w:fldChar w:fldCharType="end"/>
            </w:r>
          </w:hyperlink>
        </w:p>
        <w:p w14:paraId="40C52A86" w14:textId="2E38F756" w:rsidR="006660A6" w:rsidRDefault="006660A6">
          <w:pPr>
            <w:pStyle w:val="TOC2"/>
            <w:tabs>
              <w:tab w:val="left" w:pos="880"/>
              <w:tab w:val="right" w:leader="dot" w:pos="9062"/>
            </w:tabs>
            <w:rPr>
              <w:rFonts w:asciiTheme="minorHAnsi" w:eastAsiaTheme="minorEastAsia" w:hAnsiTheme="minorHAnsi" w:cstheme="minorBidi"/>
              <w:noProof/>
              <w:lang w:eastAsia="en-IN"/>
            </w:rPr>
          </w:pPr>
          <w:hyperlink w:anchor="_Toc154001209" w:history="1">
            <w:r w:rsidRPr="00C871A7">
              <w:rPr>
                <w:rStyle w:val="Hyperlink"/>
                <w:noProof/>
              </w:rPr>
              <w:t>1.1</w:t>
            </w:r>
            <w:r>
              <w:rPr>
                <w:rFonts w:asciiTheme="minorHAnsi" w:eastAsiaTheme="minorEastAsia" w:hAnsiTheme="minorHAnsi" w:cstheme="minorBidi"/>
                <w:noProof/>
                <w:lang w:eastAsia="en-IN"/>
              </w:rPr>
              <w:tab/>
            </w:r>
            <w:r w:rsidRPr="00C871A7">
              <w:rPr>
                <w:rStyle w:val="Hyperlink"/>
                <w:noProof/>
              </w:rPr>
              <w:t>Motivation of the work</w:t>
            </w:r>
            <w:r>
              <w:rPr>
                <w:noProof/>
                <w:webHidden/>
              </w:rPr>
              <w:tab/>
            </w:r>
            <w:r>
              <w:rPr>
                <w:noProof/>
                <w:webHidden/>
              </w:rPr>
              <w:fldChar w:fldCharType="begin"/>
            </w:r>
            <w:r>
              <w:rPr>
                <w:noProof/>
                <w:webHidden/>
              </w:rPr>
              <w:instrText xml:space="preserve"> PAGEREF _Toc154001209 \h </w:instrText>
            </w:r>
            <w:r>
              <w:rPr>
                <w:noProof/>
                <w:webHidden/>
              </w:rPr>
            </w:r>
            <w:r>
              <w:rPr>
                <w:noProof/>
                <w:webHidden/>
              </w:rPr>
              <w:fldChar w:fldCharType="separate"/>
            </w:r>
            <w:r>
              <w:rPr>
                <w:noProof/>
                <w:webHidden/>
              </w:rPr>
              <w:t>1</w:t>
            </w:r>
            <w:r>
              <w:rPr>
                <w:noProof/>
                <w:webHidden/>
              </w:rPr>
              <w:fldChar w:fldCharType="end"/>
            </w:r>
          </w:hyperlink>
        </w:p>
        <w:p w14:paraId="66FD3E01" w14:textId="589E54F0" w:rsidR="006660A6" w:rsidRDefault="006660A6">
          <w:pPr>
            <w:pStyle w:val="TOC2"/>
            <w:tabs>
              <w:tab w:val="left" w:pos="880"/>
              <w:tab w:val="right" w:leader="dot" w:pos="9062"/>
            </w:tabs>
            <w:rPr>
              <w:rFonts w:asciiTheme="minorHAnsi" w:eastAsiaTheme="minorEastAsia" w:hAnsiTheme="minorHAnsi" w:cstheme="minorBidi"/>
              <w:noProof/>
              <w:lang w:eastAsia="en-IN"/>
            </w:rPr>
          </w:pPr>
          <w:hyperlink w:anchor="_Toc154001210" w:history="1">
            <w:r w:rsidRPr="00C871A7">
              <w:rPr>
                <w:rStyle w:val="Hyperlink"/>
                <w:noProof/>
              </w:rPr>
              <w:t>1.2</w:t>
            </w:r>
            <w:r>
              <w:rPr>
                <w:rFonts w:asciiTheme="minorHAnsi" w:eastAsiaTheme="minorEastAsia" w:hAnsiTheme="minorHAnsi" w:cstheme="minorBidi"/>
                <w:noProof/>
                <w:lang w:eastAsia="en-IN"/>
              </w:rPr>
              <w:tab/>
            </w:r>
            <w:r w:rsidRPr="00C871A7">
              <w:rPr>
                <w:rStyle w:val="Hyperlink"/>
                <w:noProof/>
              </w:rPr>
              <w:t>Objective</w:t>
            </w:r>
            <w:r>
              <w:rPr>
                <w:noProof/>
                <w:webHidden/>
              </w:rPr>
              <w:tab/>
            </w:r>
            <w:r>
              <w:rPr>
                <w:noProof/>
                <w:webHidden/>
              </w:rPr>
              <w:fldChar w:fldCharType="begin"/>
            </w:r>
            <w:r>
              <w:rPr>
                <w:noProof/>
                <w:webHidden/>
              </w:rPr>
              <w:instrText xml:space="preserve"> PAGEREF _Toc154001210 \h </w:instrText>
            </w:r>
            <w:r>
              <w:rPr>
                <w:noProof/>
                <w:webHidden/>
              </w:rPr>
            </w:r>
            <w:r>
              <w:rPr>
                <w:noProof/>
                <w:webHidden/>
              </w:rPr>
              <w:fldChar w:fldCharType="separate"/>
            </w:r>
            <w:r>
              <w:rPr>
                <w:noProof/>
                <w:webHidden/>
              </w:rPr>
              <w:t>1</w:t>
            </w:r>
            <w:r>
              <w:rPr>
                <w:noProof/>
                <w:webHidden/>
              </w:rPr>
              <w:fldChar w:fldCharType="end"/>
            </w:r>
          </w:hyperlink>
        </w:p>
        <w:p w14:paraId="1C4098B6" w14:textId="40B0A753" w:rsidR="006660A6" w:rsidRDefault="006660A6">
          <w:pPr>
            <w:pStyle w:val="TOC2"/>
            <w:tabs>
              <w:tab w:val="left" w:pos="880"/>
              <w:tab w:val="right" w:leader="dot" w:pos="9062"/>
            </w:tabs>
            <w:rPr>
              <w:rFonts w:asciiTheme="minorHAnsi" w:eastAsiaTheme="minorEastAsia" w:hAnsiTheme="minorHAnsi" w:cstheme="minorBidi"/>
              <w:noProof/>
              <w:lang w:eastAsia="en-IN"/>
            </w:rPr>
          </w:pPr>
          <w:hyperlink w:anchor="_Toc154001211" w:history="1">
            <w:r w:rsidRPr="00C871A7">
              <w:rPr>
                <w:rStyle w:val="Hyperlink"/>
                <w:noProof/>
              </w:rPr>
              <w:t>1.3</w:t>
            </w:r>
            <w:r>
              <w:rPr>
                <w:rFonts w:asciiTheme="minorHAnsi" w:eastAsiaTheme="minorEastAsia" w:hAnsiTheme="minorHAnsi" w:cstheme="minorBidi"/>
                <w:noProof/>
                <w:lang w:eastAsia="en-IN"/>
              </w:rPr>
              <w:tab/>
            </w:r>
            <w:r w:rsidRPr="00C871A7">
              <w:rPr>
                <w:rStyle w:val="Hyperlink"/>
                <w:noProof/>
              </w:rPr>
              <w:t>Structure of the work</w:t>
            </w:r>
            <w:r>
              <w:rPr>
                <w:noProof/>
                <w:webHidden/>
              </w:rPr>
              <w:tab/>
            </w:r>
            <w:r>
              <w:rPr>
                <w:noProof/>
                <w:webHidden/>
              </w:rPr>
              <w:fldChar w:fldCharType="begin"/>
            </w:r>
            <w:r>
              <w:rPr>
                <w:noProof/>
                <w:webHidden/>
              </w:rPr>
              <w:instrText xml:space="preserve"> PAGEREF _Toc154001211 \h </w:instrText>
            </w:r>
            <w:r>
              <w:rPr>
                <w:noProof/>
                <w:webHidden/>
              </w:rPr>
            </w:r>
            <w:r>
              <w:rPr>
                <w:noProof/>
                <w:webHidden/>
              </w:rPr>
              <w:fldChar w:fldCharType="separate"/>
            </w:r>
            <w:r>
              <w:rPr>
                <w:noProof/>
                <w:webHidden/>
              </w:rPr>
              <w:t>1</w:t>
            </w:r>
            <w:r>
              <w:rPr>
                <w:noProof/>
                <w:webHidden/>
              </w:rPr>
              <w:fldChar w:fldCharType="end"/>
            </w:r>
          </w:hyperlink>
        </w:p>
        <w:p w14:paraId="752F4A9E" w14:textId="2B1E4F71" w:rsidR="006660A6" w:rsidRDefault="006660A6">
          <w:pPr>
            <w:pStyle w:val="TOC1"/>
            <w:tabs>
              <w:tab w:val="left" w:pos="440"/>
              <w:tab w:val="right" w:leader="dot" w:pos="9062"/>
            </w:tabs>
            <w:rPr>
              <w:rFonts w:asciiTheme="minorHAnsi" w:eastAsiaTheme="minorEastAsia" w:hAnsiTheme="minorHAnsi" w:cstheme="minorBidi"/>
              <w:noProof/>
              <w:lang w:eastAsia="en-IN"/>
            </w:rPr>
          </w:pPr>
          <w:hyperlink w:anchor="_Toc154001212" w:history="1">
            <w:r w:rsidRPr="00C871A7">
              <w:rPr>
                <w:rStyle w:val="Hyperlink"/>
                <w:noProof/>
              </w:rPr>
              <w:t>2</w:t>
            </w:r>
            <w:r w:rsidR="008F5F4F">
              <w:rPr>
                <w:rFonts w:asciiTheme="minorHAnsi" w:eastAsiaTheme="minorEastAsia" w:hAnsiTheme="minorHAnsi" w:cstheme="minorBidi"/>
                <w:noProof/>
                <w:lang w:eastAsia="en-IN"/>
              </w:rPr>
              <w:t xml:space="preserve"> </w:t>
            </w:r>
            <w:r w:rsidRPr="00C871A7">
              <w:rPr>
                <w:rStyle w:val="Hyperlink"/>
                <w:noProof/>
              </w:rPr>
              <w:t>State of the Art</w:t>
            </w:r>
            <w:r>
              <w:rPr>
                <w:noProof/>
                <w:webHidden/>
              </w:rPr>
              <w:tab/>
            </w:r>
            <w:r>
              <w:rPr>
                <w:noProof/>
                <w:webHidden/>
              </w:rPr>
              <w:fldChar w:fldCharType="begin"/>
            </w:r>
            <w:r>
              <w:rPr>
                <w:noProof/>
                <w:webHidden/>
              </w:rPr>
              <w:instrText xml:space="preserve"> PAGEREF _Toc154001212 \h </w:instrText>
            </w:r>
            <w:r>
              <w:rPr>
                <w:noProof/>
                <w:webHidden/>
              </w:rPr>
            </w:r>
            <w:r>
              <w:rPr>
                <w:noProof/>
                <w:webHidden/>
              </w:rPr>
              <w:fldChar w:fldCharType="separate"/>
            </w:r>
            <w:r>
              <w:rPr>
                <w:noProof/>
                <w:webHidden/>
              </w:rPr>
              <w:t>2</w:t>
            </w:r>
            <w:r>
              <w:rPr>
                <w:noProof/>
                <w:webHidden/>
              </w:rPr>
              <w:fldChar w:fldCharType="end"/>
            </w:r>
          </w:hyperlink>
        </w:p>
        <w:p w14:paraId="324E7AB2" w14:textId="196D0A97" w:rsidR="006660A6" w:rsidRDefault="006660A6">
          <w:pPr>
            <w:pStyle w:val="TOC2"/>
            <w:tabs>
              <w:tab w:val="left" w:pos="880"/>
              <w:tab w:val="right" w:leader="dot" w:pos="9062"/>
            </w:tabs>
            <w:rPr>
              <w:rFonts w:asciiTheme="minorHAnsi" w:eastAsiaTheme="minorEastAsia" w:hAnsiTheme="minorHAnsi" w:cstheme="minorBidi"/>
              <w:noProof/>
              <w:lang w:eastAsia="en-IN"/>
            </w:rPr>
          </w:pPr>
          <w:hyperlink w:anchor="_Toc154001213" w:history="1">
            <w:r w:rsidRPr="00C871A7">
              <w:rPr>
                <w:rStyle w:val="Hyperlink"/>
                <w:noProof/>
              </w:rPr>
              <w:t>2.1</w:t>
            </w:r>
            <w:r>
              <w:rPr>
                <w:rFonts w:asciiTheme="minorHAnsi" w:eastAsiaTheme="minorEastAsia" w:hAnsiTheme="minorHAnsi" w:cstheme="minorBidi"/>
                <w:noProof/>
                <w:lang w:eastAsia="en-IN"/>
              </w:rPr>
              <w:tab/>
            </w:r>
            <w:r w:rsidRPr="00C871A7">
              <w:rPr>
                <w:rStyle w:val="Hyperlink"/>
                <w:noProof/>
              </w:rPr>
              <w:t>Polycrystal</w:t>
            </w:r>
            <w:r>
              <w:rPr>
                <w:noProof/>
                <w:webHidden/>
              </w:rPr>
              <w:tab/>
            </w:r>
            <w:r>
              <w:rPr>
                <w:noProof/>
                <w:webHidden/>
              </w:rPr>
              <w:fldChar w:fldCharType="begin"/>
            </w:r>
            <w:r>
              <w:rPr>
                <w:noProof/>
                <w:webHidden/>
              </w:rPr>
              <w:instrText xml:space="preserve"> PAGEREF _Toc154001213 \h </w:instrText>
            </w:r>
            <w:r>
              <w:rPr>
                <w:noProof/>
                <w:webHidden/>
              </w:rPr>
            </w:r>
            <w:r>
              <w:rPr>
                <w:noProof/>
                <w:webHidden/>
              </w:rPr>
              <w:fldChar w:fldCharType="separate"/>
            </w:r>
            <w:r>
              <w:rPr>
                <w:noProof/>
                <w:webHidden/>
              </w:rPr>
              <w:t>2</w:t>
            </w:r>
            <w:r>
              <w:rPr>
                <w:noProof/>
                <w:webHidden/>
              </w:rPr>
              <w:fldChar w:fldCharType="end"/>
            </w:r>
          </w:hyperlink>
        </w:p>
        <w:p w14:paraId="07C5DCB4" w14:textId="533C338D" w:rsidR="006660A6" w:rsidRDefault="006660A6">
          <w:pPr>
            <w:pStyle w:val="TOC2"/>
            <w:tabs>
              <w:tab w:val="left" w:pos="880"/>
              <w:tab w:val="right" w:leader="dot" w:pos="9062"/>
            </w:tabs>
            <w:rPr>
              <w:rFonts w:asciiTheme="minorHAnsi" w:eastAsiaTheme="minorEastAsia" w:hAnsiTheme="minorHAnsi" w:cstheme="minorBidi"/>
              <w:noProof/>
              <w:lang w:eastAsia="en-IN"/>
            </w:rPr>
          </w:pPr>
          <w:hyperlink w:anchor="_Toc154001214" w:history="1">
            <w:r w:rsidRPr="00C871A7">
              <w:rPr>
                <w:rStyle w:val="Hyperlink"/>
                <w:noProof/>
              </w:rPr>
              <w:t>2.2</w:t>
            </w:r>
            <w:r>
              <w:rPr>
                <w:rFonts w:asciiTheme="minorHAnsi" w:eastAsiaTheme="minorEastAsia" w:hAnsiTheme="minorHAnsi" w:cstheme="minorBidi"/>
                <w:noProof/>
                <w:lang w:eastAsia="en-IN"/>
              </w:rPr>
              <w:tab/>
            </w:r>
            <w:r w:rsidRPr="00C871A7">
              <w:rPr>
                <w:rStyle w:val="Hyperlink"/>
                <w:noProof/>
              </w:rPr>
              <w:t>Continuum mechanics</w:t>
            </w:r>
            <w:r>
              <w:rPr>
                <w:noProof/>
                <w:webHidden/>
              </w:rPr>
              <w:tab/>
            </w:r>
            <w:r>
              <w:rPr>
                <w:noProof/>
                <w:webHidden/>
              </w:rPr>
              <w:fldChar w:fldCharType="begin"/>
            </w:r>
            <w:r>
              <w:rPr>
                <w:noProof/>
                <w:webHidden/>
              </w:rPr>
              <w:instrText xml:space="preserve"> PAGEREF _Toc154001214 \h </w:instrText>
            </w:r>
            <w:r>
              <w:rPr>
                <w:noProof/>
                <w:webHidden/>
              </w:rPr>
            </w:r>
            <w:r>
              <w:rPr>
                <w:noProof/>
                <w:webHidden/>
              </w:rPr>
              <w:fldChar w:fldCharType="separate"/>
            </w:r>
            <w:r>
              <w:rPr>
                <w:noProof/>
                <w:webHidden/>
              </w:rPr>
              <w:t>3</w:t>
            </w:r>
            <w:r>
              <w:rPr>
                <w:noProof/>
                <w:webHidden/>
              </w:rPr>
              <w:fldChar w:fldCharType="end"/>
            </w:r>
          </w:hyperlink>
        </w:p>
        <w:p w14:paraId="4CB0974B" w14:textId="3D459D3D" w:rsidR="006660A6" w:rsidRDefault="006660A6">
          <w:pPr>
            <w:pStyle w:val="TOC2"/>
            <w:tabs>
              <w:tab w:val="left" w:pos="880"/>
              <w:tab w:val="right" w:leader="dot" w:pos="9062"/>
            </w:tabs>
            <w:rPr>
              <w:rFonts w:asciiTheme="minorHAnsi" w:eastAsiaTheme="minorEastAsia" w:hAnsiTheme="minorHAnsi" w:cstheme="minorBidi"/>
              <w:noProof/>
              <w:lang w:eastAsia="en-IN"/>
            </w:rPr>
          </w:pPr>
          <w:hyperlink w:anchor="_Toc154001215" w:history="1">
            <w:r w:rsidRPr="00C871A7">
              <w:rPr>
                <w:rStyle w:val="Hyperlink"/>
                <w:noProof/>
              </w:rPr>
              <w:t>2.3</w:t>
            </w:r>
            <w:r>
              <w:rPr>
                <w:rFonts w:asciiTheme="minorHAnsi" w:eastAsiaTheme="minorEastAsia" w:hAnsiTheme="minorHAnsi" w:cstheme="minorBidi"/>
                <w:noProof/>
                <w:lang w:eastAsia="en-IN"/>
              </w:rPr>
              <w:tab/>
            </w:r>
            <w:r w:rsidRPr="00C871A7">
              <w:rPr>
                <w:rStyle w:val="Hyperlink"/>
                <w:noProof/>
              </w:rPr>
              <w:t>Large Deformation Kinematics</w:t>
            </w:r>
            <w:r>
              <w:rPr>
                <w:noProof/>
                <w:webHidden/>
              </w:rPr>
              <w:tab/>
            </w:r>
            <w:r>
              <w:rPr>
                <w:noProof/>
                <w:webHidden/>
              </w:rPr>
              <w:fldChar w:fldCharType="begin"/>
            </w:r>
            <w:r>
              <w:rPr>
                <w:noProof/>
                <w:webHidden/>
              </w:rPr>
              <w:instrText xml:space="preserve"> PAGEREF _Toc154001215 \h </w:instrText>
            </w:r>
            <w:r>
              <w:rPr>
                <w:noProof/>
                <w:webHidden/>
              </w:rPr>
            </w:r>
            <w:r>
              <w:rPr>
                <w:noProof/>
                <w:webHidden/>
              </w:rPr>
              <w:fldChar w:fldCharType="separate"/>
            </w:r>
            <w:r>
              <w:rPr>
                <w:noProof/>
                <w:webHidden/>
              </w:rPr>
              <w:t>3</w:t>
            </w:r>
            <w:r>
              <w:rPr>
                <w:noProof/>
                <w:webHidden/>
              </w:rPr>
              <w:fldChar w:fldCharType="end"/>
            </w:r>
          </w:hyperlink>
        </w:p>
        <w:p w14:paraId="2DA8F10A" w14:textId="476DA6AD" w:rsidR="006660A6" w:rsidRDefault="006660A6">
          <w:pPr>
            <w:pStyle w:val="TOC3"/>
            <w:tabs>
              <w:tab w:val="left" w:pos="1320"/>
              <w:tab w:val="right" w:leader="dot" w:pos="9062"/>
            </w:tabs>
            <w:rPr>
              <w:rFonts w:asciiTheme="minorHAnsi" w:eastAsiaTheme="minorEastAsia" w:hAnsiTheme="minorHAnsi" w:cstheme="minorBidi"/>
              <w:noProof/>
              <w:lang w:eastAsia="en-IN"/>
            </w:rPr>
          </w:pPr>
          <w:hyperlink w:anchor="_Toc154001216" w:history="1">
            <w:r w:rsidRPr="00C871A7">
              <w:rPr>
                <w:rStyle w:val="Hyperlink"/>
                <w:noProof/>
              </w:rPr>
              <w:t>2.3.1</w:t>
            </w:r>
            <w:r w:rsidR="008F5F4F">
              <w:rPr>
                <w:rStyle w:val="Hyperlink"/>
                <w:noProof/>
              </w:rPr>
              <w:t xml:space="preserve"> </w:t>
            </w:r>
            <w:r w:rsidRPr="00C871A7">
              <w:rPr>
                <w:rStyle w:val="Hyperlink"/>
                <w:noProof/>
              </w:rPr>
              <w:t>Str</w:t>
            </w:r>
            <w:r w:rsidRPr="00C871A7">
              <w:rPr>
                <w:rStyle w:val="Hyperlink"/>
                <w:noProof/>
              </w:rPr>
              <w:t>a</w:t>
            </w:r>
            <w:r w:rsidRPr="00C871A7">
              <w:rPr>
                <w:rStyle w:val="Hyperlink"/>
                <w:noProof/>
              </w:rPr>
              <w:t>in</w:t>
            </w:r>
            <w:r>
              <w:rPr>
                <w:noProof/>
                <w:webHidden/>
              </w:rPr>
              <w:tab/>
            </w:r>
            <w:r>
              <w:rPr>
                <w:noProof/>
                <w:webHidden/>
              </w:rPr>
              <w:fldChar w:fldCharType="begin"/>
            </w:r>
            <w:r>
              <w:rPr>
                <w:noProof/>
                <w:webHidden/>
              </w:rPr>
              <w:instrText xml:space="preserve"> PAGEREF _Toc154001216 \h </w:instrText>
            </w:r>
            <w:r>
              <w:rPr>
                <w:noProof/>
                <w:webHidden/>
              </w:rPr>
            </w:r>
            <w:r>
              <w:rPr>
                <w:noProof/>
                <w:webHidden/>
              </w:rPr>
              <w:fldChar w:fldCharType="separate"/>
            </w:r>
            <w:r>
              <w:rPr>
                <w:noProof/>
                <w:webHidden/>
              </w:rPr>
              <w:t>4</w:t>
            </w:r>
            <w:r>
              <w:rPr>
                <w:noProof/>
                <w:webHidden/>
              </w:rPr>
              <w:fldChar w:fldCharType="end"/>
            </w:r>
          </w:hyperlink>
        </w:p>
        <w:p w14:paraId="4533C979" w14:textId="72928409" w:rsidR="006660A6" w:rsidRDefault="006660A6">
          <w:pPr>
            <w:pStyle w:val="TOC3"/>
            <w:tabs>
              <w:tab w:val="right" w:leader="dot" w:pos="9062"/>
            </w:tabs>
            <w:rPr>
              <w:rFonts w:asciiTheme="minorHAnsi" w:eastAsiaTheme="minorEastAsia" w:hAnsiTheme="minorHAnsi" w:cstheme="minorBidi"/>
              <w:noProof/>
              <w:lang w:eastAsia="en-IN"/>
            </w:rPr>
          </w:pPr>
          <w:hyperlink w:anchor="_Toc154001217" w:history="1">
            <w:r w:rsidRPr="00C871A7">
              <w:rPr>
                <w:rStyle w:val="Hyperlink"/>
                <w:noProof/>
              </w:rPr>
              <w:t>2.3.2 Stress</w:t>
            </w:r>
            <w:r>
              <w:rPr>
                <w:noProof/>
                <w:webHidden/>
              </w:rPr>
              <w:tab/>
            </w:r>
            <w:r>
              <w:rPr>
                <w:noProof/>
                <w:webHidden/>
              </w:rPr>
              <w:fldChar w:fldCharType="begin"/>
            </w:r>
            <w:r>
              <w:rPr>
                <w:noProof/>
                <w:webHidden/>
              </w:rPr>
              <w:instrText xml:space="preserve"> PAGEREF _Toc154001217 \h </w:instrText>
            </w:r>
            <w:r>
              <w:rPr>
                <w:noProof/>
                <w:webHidden/>
              </w:rPr>
            </w:r>
            <w:r>
              <w:rPr>
                <w:noProof/>
                <w:webHidden/>
              </w:rPr>
              <w:fldChar w:fldCharType="separate"/>
            </w:r>
            <w:r>
              <w:rPr>
                <w:noProof/>
                <w:webHidden/>
              </w:rPr>
              <w:t>4</w:t>
            </w:r>
            <w:r>
              <w:rPr>
                <w:noProof/>
                <w:webHidden/>
              </w:rPr>
              <w:fldChar w:fldCharType="end"/>
            </w:r>
          </w:hyperlink>
        </w:p>
        <w:p w14:paraId="6EC513AD" w14:textId="4733EE1E" w:rsidR="006660A6" w:rsidRDefault="006660A6">
          <w:pPr>
            <w:pStyle w:val="TOC2"/>
            <w:tabs>
              <w:tab w:val="right" w:leader="dot" w:pos="9062"/>
            </w:tabs>
            <w:rPr>
              <w:rFonts w:asciiTheme="minorHAnsi" w:eastAsiaTheme="minorEastAsia" w:hAnsiTheme="minorHAnsi" w:cstheme="minorBidi"/>
              <w:noProof/>
              <w:lang w:eastAsia="en-IN"/>
            </w:rPr>
          </w:pPr>
          <w:hyperlink w:anchor="_Toc154001218" w:history="1">
            <w:r w:rsidRPr="00C871A7">
              <w:rPr>
                <w:rStyle w:val="Hyperlink"/>
                <w:noProof/>
              </w:rPr>
              <w:t>2.4 Crystal Plasticity Theory</w:t>
            </w:r>
            <w:r>
              <w:rPr>
                <w:noProof/>
                <w:webHidden/>
              </w:rPr>
              <w:tab/>
            </w:r>
            <w:r>
              <w:rPr>
                <w:noProof/>
                <w:webHidden/>
              </w:rPr>
              <w:fldChar w:fldCharType="begin"/>
            </w:r>
            <w:r>
              <w:rPr>
                <w:noProof/>
                <w:webHidden/>
              </w:rPr>
              <w:instrText xml:space="preserve"> PAGEREF _Toc154001218 \h </w:instrText>
            </w:r>
            <w:r>
              <w:rPr>
                <w:noProof/>
                <w:webHidden/>
              </w:rPr>
            </w:r>
            <w:r>
              <w:rPr>
                <w:noProof/>
                <w:webHidden/>
              </w:rPr>
              <w:fldChar w:fldCharType="separate"/>
            </w:r>
            <w:r>
              <w:rPr>
                <w:noProof/>
                <w:webHidden/>
              </w:rPr>
              <w:t>5</w:t>
            </w:r>
            <w:r>
              <w:rPr>
                <w:noProof/>
                <w:webHidden/>
              </w:rPr>
              <w:fldChar w:fldCharType="end"/>
            </w:r>
          </w:hyperlink>
        </w:p>
        <w:p w14:paraId="1990C332" w14:textId="021801D8" w:rsidR="006660A6" w:rsidRDefault="006660A6">
          <w:pPr>
            <w:pStyle w:val="TOC3"/>
            <w:tabs>
              <w:tab w:val="right" w:leader="dot" w:pos="9062"/>
            </w:tabs>
            <w:rPr>
              <w:rFonts w:asciiTheme="minorHAnsi" w:eastAsiaTheme="minorEastAsia" w:hAnsiTheme="minorHAnsi" w:cstheme="minorBidi"/>
              <w:noProof/>
              <w:lang w:eastAsia="en-IN"/>
            </w:rPr>
          </w:pPr>
          <w:hyperlink w:anchor="_Toc154001219" w:history="1">
            <w:r w:rsidRPr="00C871A7">
              <w:rPr>
                <w:rStyle w:val="Hyperlink"/>
                <w:noProof/>
              </w:rPr>
              <w:t>2.4.1 Crystal Plasticity Kinematics</w:t>
            </w:r>
            <w:r>
              <w:rPr>
                <w:noProof/>
                <w:webHidden/>
              </w:rPr>
              <w:tab/>
            </w:r>
            <w:r>
              <w:rPr>
                <w:noProof/>
                <w:webHidden/>
              </w:rPr>
              <w:fldChar w:fldCharType="begin"/>
            </w:r>
            <w:r>
              <w:rPr>
                <w:noProof/>
                <w:webHidden/>
              </w:rPr>
              <w:instrText xml:space="preserve"> PAGEREF _Toc154001219 \h </w:instrText>
            </w:r>
            <w:r>
              <w:rPr>
                <w:noProof/>
                <w:webHidden/>
              </w:rPr>
            </w:r>
            <w:r>
              <w:rPr>
                <w:noProof/>
                <w:webHidden/>
              </w:rPr>
              <w:fldChar w:fldCharType="separate"/>
            </w:r>
            <w:r>
              <w:rPr>
                <w:noProof/>
                <w:webHidden/>
              </w:rPr>
              <w:t>6</w:t>
            </w:r>
            <w:r>
              <w:rPr>
                <w:noProof/>
                <w:webHidden/>
              </w:rPr>
              <w:fldChar w:fldCharType="end"/>
            </w:r>
          </w:hyperlink>
        </w:p>
        <w:p w14:paraId="619D05A4" w14:textId="187DFB99" w:rsidR="006660A6" w:rsidRDefault="006660A6">
          <w:pPr>
            <w:pStyle w:val="TOC3"/>
            <w:tabs>
              <w:tab w:val="right" w:leader="dot" w:pos="9062"/>
            </w:tabs>
            <w:rPr>
              <w:rFonts w:asciiTheme="minorHAnsi" w:eastAsiaTheme="minorEastAsia" w:hAnsiTheme="minorHAnsi" w:cstheme="minorBidi"/>
              <w:noProof/>
              <w:lang w:eastAsia="en-IN"/>
            </w:rPr>
          </w:pPr>
          <w:hyperlink w:anchor="_Toc154001220" w:history="1">
            <w:r w:rsidRPr="00C871A7">
              <w:rPr>
                <w:rStyle w:val="Hyperlink"/>
                <w:noProof/>
              </w:rPr>
              <w:t>2.4.2 Plastic Deformation</w:t>
            </w:r>
            <w:r>
              <w:rPr>
                <w:noProof/>
                <w:webHidden/>
              </w:rPr>
              <w:tab/>
            </w:r>
            <w:r>
              <w:rPr>
                <w:noProof/>
                <w:webHidden/>
              </w:rPr>
              <w:fldChar w:fldCharType="begin"/>
            </w:r>
            <w:r>
              <w:rPr>
                <w:noProof/>
                <w:webHidden/>
              </w:rPr>
              <w:instrText xml:space="preserve"> PAGEREF _Toc154001220 \h </w:instrText>
            </w:r>
            <w:r>
              <w:rPr>
                <w:noProof/>
                <w:webHidden/>
              </w:rPr>
            </w:r>
            <w:r>
              <w:rPr>
                <w:noProof/>
                <w:webHidden/>
              </w:rPr>
              <w:fldChar w:fldCharType="separate"/>
            </w:r>
            <w:r>
              <w:rPr>
                <w:noProof/>
                <w:webHidden/>
              </w:rPr>
              <w:t>9</w:t>
            </w:r>
            <w:r>
              <w:rPr>
                <w:noProof/>
                <w:webHidden/>
              </w:rPr>
              <w:fldChar w:fldCharType="end"/>
            </w:r>
          </w:hyperlink>
        </w:p>
        <w:p w14:paraId="5FEE526C" w14:textId="1A362539" w:rsidR="006660A6" w:rsidRDefault="006660A6">
          <w:pPr>
            <w:pStyle w:val="TOC3"/>
            <w:tabs>
              <w:tab w:val="right" w:leader="dot" w:pos="9062"/>
            </w:tabs>
            <w:rPr>
              <w:rFonts w:asciiTheme="minorHAnsi" w:eastAsiaTheme="minorEastAsia" w:hAnsiTheme="minorHAnsi" w:cstheme="minorBidi"/>
              <w:noProof/>
              <w:lang w:eastAsia="en-IN"/>
            </w:rPr>
          </w:pPr>
          <w:hyperlink w:anchor="_Toc154001221" w:history="1">
            <w:r w:rsidRPr="00C871A7">
              <w:rPr>
                <w:rStyle w:val="Hyperlink"/>
                <w:noProof/>
              </w:rPr>
              <w:t>2.4.3 Elasticity</w:t>
            </w:r>
            <w:r>
              <w:rPr>
                <w:noProof/>
                <w:webHidden/>
              </w:rPr>
              <w:tab/>
            </w:r>
            <w:r>
              <w:rPr>
                <w:noProof/>
                <w:webHidden/>
              </w:rPr>
              <w:fldChar w:fldCharType="begin"/>
            </w:r>
            <w:r>
              <w:rPr>
                <w:noProof/>
                <w:webHidden/>
              </w:rPr>
              <w:instrText xml:space="preserve"> PAGEREF _Toc154001221 \h </w:instrText>
            </w:r>
            <w:r>
              <w:rPr>
                <w:noProof/>
                <w:webHidden/>
              </w:rPr>
            </w:r>
            <w:r>
              <w:rPr>
                <w:noProof/>
                <w:webHidden/>
              </w:rPr>
              <w:fldChar w:fldCharType="separate"/>
            </w:r>
            <w:r>
              <w:rPr>
                <w:noProof/>
                <w:webHidden/>
              </w:rPr>
              <w:t>9</w:t>
            </w:r>
            <w:r>
              <w:rPr>
                <w:noProof/>
                <w:webHidden/>
              </w:rPr>
              <w:fldChar w:fldCharType="end"/>
            </w:r>
          </w:hyperlink>
        </w:p>
        <w:p w14:paraId="54DCDE03" w14:textId="11AC21E3" w:rsidR="006660A6" w:rsidRDefault="006660A6">
          <w:pPr>
            <w:pStyle w:val="TOC3"/>
            <w:tabs>
              <w:tab w:val="right" w:leader="dot" w:pos="9062"/>
            </w:tabs>
            <w:rPr>
              <w:rFonts w:asciiTheme="minorHAnsi" w:eastAsiaTheme="minorEastAsia" w:hAnsiTheme="minorHAnsi" w:cstheme="minorBidi"/>
              <w:noProof/>
              <w:lang w:eastAsia="en-IN"/>
            </w:rPr>
          </w:pPr>
          <w:hyperlink w:anchor="_Toc154001222" w:history="1">
            <w:r w:rsidRPr="00C871A7">
              <w:rPr>
                <w:rStyle w:val="Hyperlink"/>
                <w:noProof/>
              </w:rPr>
              <w:t>2.4.4 Overall Constitutive Law</w:t>
            </w:r>
            <w:r>
              <w:rPr>
                <w:noProof/>
                <w:webHidden/>
              </w:rPr>
              <w:tab/>
            </w:r>
            <w:r>
              <w:rPr>
                <w:noProof/>
                <w:webHidden/>
              </w:rPr>
              <w:fldChar w:fldCharType="begin"/>
            </w:r>
            <w:r>
              <w:rPr>
                <w:noProof/>
                <w:webHidden/>
              </w:rPr>
              <w:instrText xml:space="preserve"> PAGEREF _Toc154001222 \h </w:instrText>
            </w:r>
            <w:r>
              <w:rPr>
                <w:noProof/>
                <w:webHidden/>
              </w:rPr>
            </w:r>
            <w:r>
              <w:rPr>
                <w:noProof/>
                <w:webHidden/>
              </w:rPr>
              <w:fldChar w:fldCharType="separate"/>
            </w:r>
            <w:r>
              <w:rPr>
                <w:noProof/>
                <w:webHidden/>
              </w:rPr>
              <w:t>9</w:t>
            </w:r>
            <w:r>
              <w:rPr>
                <w:noProof/>
                <w:webHidden/>
              </w:rPr>
              <w:fldChar w:fldCharType="end"/>
            </w:r>
          </w:hyperlink>
        </w:p>
        <w:p w14:paraId="383DFEB2" w14:textId="027A0EB7" w:rsidR="006660A6" w:rsidRDefault="006660A6">
          <w:pPr>
            <w:pStyle w:val="TOC3"/>
            <w:tabs>
              <w:tab w:val="right" w:leader="dot" w:pos="9062"/>
            </w:tabs>
            <w:rPr>
              <w:rFonts w:asciiTheme="minorHAnsi" w:eastAsiaTheme="minorEastAsia" w:hAnsiTheme="minorHAnsi" w:cstheme="minorBidi"/>
              <w:noProof/>
              <w:lang w:eastAsia="en-IN"/>
            </w:rPr>
          </w:pPr>
          <w:hyperlink w:anchor="_Toc154001223" w:history="1">
            <w:r w:rsidRPr="00C871A7">
              <w:rPr>
                <w:rStyle w:val="Hyperlink"/>
                <w:noProof/>
              </w:rPr>
              <w:t>2.4.5 Application of Crystal Plasticity</w:t>
            </w:r>
            <w:r>
              <w:rPr>
                <w:noProof/>
                <w:webHidden/>
              </w:rPr>
              <w:tab/>
            </w:r>
            <w:r>
              <w:rPr>
                <w:noProof/>
                <w:webHidden/>
              </w:rPr>
              <w:fldChar w:fldCharType="begin"/>
            </w:r>
            <w:r>
              <w:rPr>
                <w:noProof/>
                <w:webHidden/>
              </w:rPr>
              <w:instrText xml:space="preserve"> PAGEREF _Toc154001223 \h </w:instrText>
            </w:r>
            <w:r>
              <w:rPr>
                <w:noProof/>
                <w:webHidden/>
              </w:rPr>
            </w:r>
            <w:r>
              <w:rPr>
                <w:noProof/>
                <w:webHidden/>
              </w:rPr>
              <w:fldChar w:fldCharType="separate"/>
            </w:r>
            <w:r>
              <w:rPr>
                <w:noProof/>
                <w:webHidden/>
              </w:rPr>
              <w:t>10</w:t>
            </w:r>
            <w:r>
              <w:rPr>
                <w:noProof/>
                <w:webHidden/>
              </w:rPr>
              <w:fldChar w:fldCharType="end"/>
            </w:r>
          </w:hyperlink>
        </w:p>
        <w:p w14:paraId="3D60B1D4" w14:textId="7457D2C0" w:rsidR="006660A6" w:rsidRDefault="006660A6">
          <w:pPr>
            <w:pStyle w:val="TOC2"/>
            <w:tabs>
              <w:tab w:val="right" w:leader="dot" w:pos="9062"/>
            </w:tabs>
            <w:rPr>
              <w:rFonts w:asciiTheme="minorHAnsi" w:eastAsiaTheme="minorEastAsia" w:hAnsiTheme="minorHAnsi" w:cstheme="minorBidi"/>
              <w:noProof/>
              <w:lang w:eastAsia="en-IN"/>
            </w:rPr>
          </w:pPr>
          <w:hyperlink w:anchor="_Toc154001224" w:history="1">
            <w:r w:rsidRPr="00C871A7">
              <w:rPr>
                <w:rStyle w:val="Hyperlink"/>
                <w:noProof/>
              </w:rPr>
              <w:t>2.5 Machine Learning</w:t>
            </w:r>
            <w:r>
              <w:rPr>
                <w:noProof/>
                <w:webHidden/>
              </w:rPr>
              <w:tab/>
            </w:r>
            <w:r>
              <w:rPr>
                <w:noProof/>
                <w:webHidden/>
              </w:rPr>
              <w:fldChar w:fldCharType="begin"/>
            </w:r>
            <w:r>
              <w:rPr>
                <w:noProof/>
                <w:webHidden/>
              </w:rPr>
              <w:instrText xml:space="preserve"> PAGEREF _Toc154001224 \h </w:instrText>
            </w:r>
            <w:r>
              <w:rPr>
                <w:noProof/>
                <w:webHidden/>
              </w:rPr>
            </w:r>
            <w:r>
              <w:rPr>
                <w:noProof/>
                <w:webHidden/>
              </w:rPr>
              <w:fldChar w:fldCharType="separate"/>
            </w:r>
            <w:r>
              <w:rPr>
                <w:noProof/>
                <w:webHidden/>
              </w:rPr>
              <w:t>11</w:t>
            </w:r>
            <w:r>
              <w:rPr>
                <w:noProof/>
                <w:webHidden/>
              </w:rPr>
              <w:fldChar w:fldCharType="end"/>
            </w:r>
          </w:hyperlink>
        </w:p>
        <w:p w14:paraId="4192F093" w14:textId="33C5E90A" w:rsidR="006660A6" w:rsidRDefault="006660A6">
          <w:pPr>
            <w:pStyle w:val="TOC3"/>
            <w:tabs>
              <w:tab w:val="right" w:leader="dot" w:pos="9062"/>
            </w:tabs>
            <w:rPr>
              <w:rFonts w:asciiTheme="minorHAnsi" w:eastAsiaTheme="minorEastAsia" w:hAnsiTheme="minorHAnsi" w:cstheme="minorBidi"/>
              <w:noProof/>
              <w:lang w:eastAsia="en-IN"/>
            </w:rPr>
          </w:pPr>
          <w:hyperlink w:anchor="_Toc154001225" w:history="1">
            <w:r w:rsidRPr="00C871A7">
              <w:rPr>
                <w:rStyle w:val="Hyperlink"/>
                <w:noProof/>
              </w:rPr>
              <w:t>2.5.1 Neural Networks</w:t>
            </w:r>
            <w:r>
              <w:rPr>
                <w:noProof/>
                <w:webHidden/>
              </w:rPr>
              <w:tab/>
            </w:r>
            <w:r>
              <w:rPr>
                <w:noProof/>
                <w:webHidden/>
              </w:rPr>
              <w:fldChar w:fldCharType="begin"/>
            </w:r>
            <w:r>
              <w:rPr>
                <w:noProof/>
                <w:webHidden/>
              </w:rPr>
              <w:instrText xml:space="preserve"> PAGEREF _Toc154001225 \h </w:instrText>
            </w:r>
            <w:r>
              <w:rPr>
                <w:noProof/>
                <w:webHidden/>
              </w:rPr>
            </w:r>
            <w:r>
              <w:rPr>
                <w:noProof/>
                <w:webHidden/>
              </w:rPr>
              <w:fldChar w:fldCharType="separate"/>
            </w:r>
            <w:r>
              <w:rPr>
                <w:noProof/>
                <w:webHidden/>
              </w:rPr>
              <w:t>11</w:t>
            </w:r>
            <w:r>
              <w:rPr>
                <w:noProof/>
                <w:webHidden/>
              </w:rPr>
              <w:fldChar w:fldCharType="end"/>
            </w:r>
          </w:hyperlink>
        </w:p>
        <w:p w14:paraId="3D241A15" w14:textId="705FD66A" w:rsidR="006660A6" w:rsidRDefault="006660A6">
          <w:pPr>
            <w:pStyle w:val="TOC3"/>
            <w:tabs>
              <w:tab w:val="right" w:leader="dot" w:pos="9062"/>
            </w:tabs>
            <w:rPr>
              <w:rFonts w:asciiTheme="minorHAnsi" w:eastAsiaTheme="minorEastAsia" w:hAnsiTheme="minorHAnsi" w:cstheme="minorBidi"/>
              <w:noProof/>
              <w:lang w:eastAsia="en-IN"/>
            </w:rPr>
          </w:pPr>
          <w:hyperlink w:anchor="_Toc154001226" w:history="1">
            <w:r w:rsidRPr="00C871A7">
              <w:rPr>
                <w:rStyle w:val="Hyperlink"/>
                <w:noProof/>
              </w:rPr>
              <w:t>2.5.2 Deep Neural Networks</w:t>
            </w:r>
            <w:r>
              <w:rPr>
                <w:noProof/>
                <w:webHidden/>
              </w:rPr>
              <w:tab/>
            </w:r>
            <w:r>
              <w:rPr>
                <w:noProof/>
                <w:webHidden/>
              </w:rPr>
              <w:fldChar w:fldCharType="begin"/>
            </w:r>
            <w:r>
              <w:rPr>
                <w:noProof/>
                <w:webHidden/>
              </w:rPr>
              <w:instrText xml:space="preserve"> PAGEREF _Toc154001226 \h </w:instrText>
            </w:r>
            <w:r>
              <w:rPr>
                <w:noProof/>
                <w:webHidden/>
              </w:rPr>
            </w:r>
            <w:r>
              <w:rPr>
                <w:noProof/>
                <w:webHidden/>
              </w:rPr>
              <w:fldChar w:fldCharType="separate"/>
            </w:r>
            <w:r>
              <w:rPr>
                <w:noProof/>
                <w:webHidden/>
              </w:rPr>
              <w:t>12</w:t>
            </w:r>
            <w:r>
              <w:rPr>
                <w:noProof/>
                <w:webHidden/>
              </w:rPr>
              <w:fldChar w:fldCharType="end"/>
            </w:r>
          </w:hyperlink>
        </w:p>
        <w:p w14:paraId="2D0979F0" w14:textId="45A95F90" w:rsidR="006660A6" w:rsidRDefault="006660A6">
          <w:pPr>
            <w:pStyle w:val="TOC3"/>
            <w:tabs>
              <w:tab w:val="right" w:leader="dot" w:pos="9062"/>
            </w:tabs>
            <w:rPr>
              <w:rFonts w:asciiTheme="minorHAnsi" w:eastAsiaTheme="minorEastAsia" w:hAnsiTheme="minorHAnsi" w:cstheme="minorBidi"/>
              <w:noProof/>
              <w:lang w:eastAsia="en-IN"/>
            </w:rPr>
          </w:pPr>
          <w:hyperlink w:anchor="_Toc154001227" w:history="1">
            <w:r w:rsidRPr="00C871A7">
              <w:rPr>
                <w:rStyle w:val="Hyperlink"/>
                <w:noProof/>
              </w:rPr>
              <w:t>2.5.3 Convolutional Neural Network</w:t>
            </w:r>
            <w:r>
              <w:rPr>
                <w:noProof/>
                <w:webHidden/>
              </w:rPr>
              <w:tab/>
            </w:r>
            <w:r>
              <w:rPr>
                <w:noProof/>
                <w:webHidden/>
              </w:rPr>
              <w:fldChar w:fldCharType="begin"/>
            </w:r>
            <w:r>
              <w:rPr>
                <w:noProof/>
                <w:webHidden/>
              </w:rPr>
              <w:instrText xml:space="preserve"> PAGEREF _Toc154001227 \h </w:instrText>
            </w:r>
            <w:r>
              <w:rPr>
                <w:noProof/>
                <w:webHidden/>
              </w:rPr>
            </w:r>
            <w:r>
              <w:rPr>
                <w:noProof/>
                <w:webHidden/>
              </w:rPr>
              <w:fldChar w:fldCharType="separate"/>
            </w:r>
            <w:r>
              <w:rPr>
                <w:noProof/>
                <w:webHidden/>
              </w:rPr>
              <w:t>13</w:t>
            </w:r>
            <w:r>
              <w:rPr>
                <w:noProof/>
                <w:webHidden/>
              </w:rPr>
              <w:fldChar w:fldCharType="end"/>
            </w:r>
          </w:hyperlink>
        </w:p>
        <w:p w14:paraId="5F97ABA6" w14:textId="0F9587F1" w:rsidR="006660A6" w:rsidRDefault="006660A6">
          <w:pPr>
            <w:pStyle w:val="TOC1"/>
            <w:tabs>
              <w:tab w:val="right" w:leader="dot" w:pos="9062"/>
            </w:tabs>
            <w:rPr>
              <w:rFonts w:asciiTheme="minorHAnsi" w:eastAsiaTheme="minorEastAsia" w:hAnsiTheme="minorHAnsi" w:cstheme="minorBidi"/>
              <w:noProof/>
              <w:lang w:eastAsia="en-IN"/>
            </w:rPr>
          </w:pPr>
          <w:hyperlink w:anchor="_Toc154001228" w:history="1">
            <w:r w:rsidRPr="00C871A7">
              <w:rPr>
                <w:rStyle w:val="Hyperlink"/>
                <w:noProof/>
              </w:rPr>
              <w:t>3 Methodology</w:t>
            </w:r>
            <w:r>
              <w:rPr>
                <w:noProof/>
                <w:webHidden/>
              </w:rPr>
              <w:tab/>
            </w:r>
            <w:r>
              <w:rPr>
                <w:noProof/>
                <w:webHidden/>
              </w:rPr>
              <w:fldChar w:fldCharType="begin"/>
            </w:r>
            <w:r>
              <w:rPr>
                <w:noProof/>
                <w:webHidden/>
              </w:rPr>
              <w:instrText xml:space="preserve"> PAGEREF _Toc154001228 \h </w:instrText>
            </w:r>
            <w:r>
              <w:rPr>
                <w:noProof/>
                <w:webHidden/>
              </w:rPr>
            </w:r>
            <w:r>
              <w:rPr>
                <w:noProof/>
                <w:webHidden/>
              </w:rPr>
              <w:fldChar w:fldCharType="separate"/>
            </w:r>
            <w:r>
              <w:rPr>
                <w:noProof/>
                <w:webHidden/>
              </w:rPr>
              <w:t>16</w:t>
            </w:r>
            <w:r>
              <w:rPr>
                <w:noProof/>
                <w:webHidden/>
              </w:rPr>
              <w:fldChar w:fldCharType="end"/>
            </w:r>
          </w:hyperlink>
        </w:p>
        <w:p w14:paraId="58A0F9BD" w14:textId="7975755F" w:rsidR="006660A6" w:rsidRDefault="006660A6">
          <w:pPr>
            <w:pStyle w:val="TOC2"/>
            <w:tabs>
              <w:tab w:val="right" w:leader="dot" w:pos="9062"/>
            </w:tabs>
            <w:rPr>
              <w:rFonts w:asciiTheme="minorHAnsi" w:eastAsiaTheme="minorEastAsia" w:hAnsiTheme="minorHAnsi" w:cstheme="minorBidi"/>
              <w:noProof/>
              <w:lang w:eastAsia="en-IN"/>
            </w:rPr>
          </w:pPr>
          <w:hyperlink w:anchor="_Toc154001229" w:history="1">
            <w:r w:rsidRPr="00C871A7">
              <w:rPr>
                <w:rStyle w:val="Hyperlink"/>
                <w:noProof/>
              </w:rPr>
              <w:t>3.1 Data Generation</w:t>
            </w:r>
            <w:r>
              <w:rPr>
                <w:noProof/>
                <w:webHidden/>
              </w:rPr>
              <w:tab/>
            </w:r>
            <w:r>
              <w:rPr>
                <w:noProof/>
                <w:webHidden/>
              </w:rPr>
              <w:fldChar w:fldCharType="begin"/>
            </w:r>
            <w:r>
              <w:rPr>
                <w:noProof/>
                <w:webHidden/>
              </w:rPr>
              <w:instrText xml:space="preserve"> PAGEREF _Toc154001229 \h </w:instrText>
            </w:r>
            <w:r>
              <w:rPr>
                <w:noProof/>
                <w:webHidden/>
              </w:rPr>
            </w:r>
            <w:r>
              <w:rPr>
                <w:noProof/>
                <w:webHidden/>
              </w:rPr>
              <w:fldChar w:fldCharType="separate"/>
            </w:r>
            <w:r>
              <w:rPr>
                <w:noProof/>
                <w:webHidden/>
              </w:rPr>
              <w:t>16</w:t>
            </w:r>
            <w:r>
              <w:rPr>
                <w:noProof/>
                <w:webHidden/>
              </w:rPr>
              <w:fldChar w:fldCharType="end"/>
            </w:r>
          </w:hyperlink>
        </w:p>
        <w:p w14:paraId="329999DC" w14:textId="79F2F1C3" w:rsidR="006660A6" w:rsidRDefault="006660A6">
          <w:pPr>
            <w:pStyle w:val="TOC2"/>
            <w:tabs>
              <w:tab w:val="right" w:leader="dot" w:pos="9062"/>
            </w:tabs>
            <w:rPr>
              <w:rFonts w:asciiTheme="minorHAnsi" w:eastAsiaTheme="minorEastAsia" w:hAnsiTheme="minorHAnsi" w:cstheme="minorBidi"/>
              <w:noProof/>
              <w:lang w:eastAsia="en-IN"/>
            </w:rPr>
          </w:pPr>
          <w:hyperlink w:anchor="_Toc154001230" w:history="1">
            <w:r w:rsidRPr="00C871A7">
              <w:rPr>
                <w:rStyle w:val="Hyperlink"/>
                <w:noProof/>
              </w:rPr>
              <w:t>3.2 Data Extraction</w:t>
            </w:r>
            <w:r>
              <w:rPr>
                <w:noProof/>
                <w:webHidden/>
              </w:rPr>
              <w:tab/>
            </w:r>
            <w:r>
              <w:rPr>
                <w:noProof/>
                <w:webHidden/>
              </w:rPr>
              <w:fldChar w:fldCharType="begin"/>
            </w:r>
            <w:r>
              <w:rPr>
                <w:noProof/>
                <w:webHidden/>
              </w:rPr>
              <w:instrText xml:space="preserve"> PAGEREF _Toc154001230 \h </w:instrText>
            </w:r>
            <w:r>
              <w:rPr>
                <w:noProof/>
                <w:webHidden/>
              </w:rPr>
            </w:r>
            <w:r>
              <w:rPr>
                <w:noProof/>
                <w:webHidden/>
              </w:rPr>
              <w:fldChar w:fldCharType="separate"/>
            </w:r>
            <w:r>
              <w:rPr>
                <w:noProof/>
                <w:webHidden/>
              </w:rPr>
              <w:t>16</w:t>
            </w:r>
            <w:r>
              <w:rPr>
                <w:noProof/>
                <w:webHidden/>
              </w:rPr>
              <w:fldChar w:fldCharType="end"/>
            </w:r>
          </w:hyperlink>
        </w:p>
        <w:p w14:paraId="49B04A5D" w14:textId="15CA9EEA" w:rsidR="006660A6" w:rsidRDefault="006660A6">
          <w:pPr>
            <w:pStyle w:val="TOC3"/>
            <w:tabs>
              <w:tab w:val="right" w:leader="dot" w:pos="9062"/>
            </w:tabs>
            <w:rPr>
              <w:rFonts w:asciiTheme="minorHAnsi" w:eastAsiaTheme="minorEastAsia" w:hAnsiTheme="minorHAnsi" w:cstheme="minorBidi"/>
              <w:noProof/>
              <w:lang w:eastAsia="en-IN"/>
            </w:rPr>
          </w:pPr>
          <w:hyperlink w:anchor="_Toc154001231" w:history="1">
            <w:r w:rsidRPr="00C871A7">
              <w:rPr>
                <w:rStyle w:val="Hyperlink"/>
                <w:noProof/>
              </w:rPr>
              <w:t>3.2.1 Initialization</w:t>
            </w:r>
            <w:r>
              <w:rPr>
                <w:noProof/>
                <w:webHidden/>
              </w:rPr>
              <w:tab/>
            </w:r>
            <w:r>
              <w:rPr>
                <w:noProof/>
                <w:webHidden/>
              </w:rPr>
              <w:fldChar w:fldCharType="begin"/>
            </w:r>
            <w:r>
              <w:rPr>
                <w:noProof/>
                <w:webHidden/>
              </w:rPr>
              <w:instrText xml:space="preserve"> PAGEREF _Toc154001231 \h </w:instrText>
            </w:r>
            <w:r>
              <w:rPr>
                <w:noProof/>
                <w:webHidden/>
              </w:rPr>
            </w:r>
            <w:r>
              <w:rPr>
                <w:noProof/>
                <w:webHidden/>
              </w:rPr>
              <w:fldChar w:fldCharType="separate"/>
            </w:r>
            <w:r>
              <w:rPr>
                <w:noProof/>
                <w:webHidden/>
              </w:rPr>
              <w:t>16</w:t>
            </w:r>
            <w:r>
              <w:rPr>
                <w:noProof/>
                <w:webHidden/>
              </w:rPr>
              <w:fldChar w:fldCharType="end"/>
            </w:r>
          </w:hyperlink>
        </w:p>
        <w:p w14:paraId="0B21A988" w14:textId="34AC0F4B" w:rsidR="006660A6" w:rsidRDefault="006660A6">
          <w:pPr>
            <w:pStyle w:val="TOC3"/>
            <w:tabs>
              <w:tab w:val="right" w:leader="dot" w:pos="9062"/>
            </w:tabs>
            <w:rPr>
              <w:rFonts w:asciiTheme="minorHAnsi" w:eastAsiaTheme="minorEastAsia" w:hAnsiTheme="minorHAnsi" w:cstheme="minorBidi"/>
              <w:noProof/>
              <w:lang w:eastAsia="en-IN"/>
            </w:rPr>
          </w:pPr>
          <w:hyperlink w:anchor="_Toc154001232" w:history="1">
            <w:r w:rsidRPr="00C871A7">
              <w:rPr>
                <w:rStyle w:val="Hyperlink"/>
                <w:noProof/>
              </w:rPr>
              <w:t>3.2.2 Data Processing Loop</w:t>
            </w:r>
            <w:r>
              <w:rPr>
                <w:noProof/>
                <w:webHidden/>
              </w:rPr>
              <w:tab/>
            </w:r>
            <w:r>
              <w:rPr>
                <w:noProof/>
                <w:webHidden/>
              </w:rPr>
              <w:fldChar w:fldCharType="begin"/>
            </w:r>
            <w:r>
              <w:rPr>
                <w:noProof/>
                <w:webHidden/>
              </w:rPr>
              <w:instrText xml:space="preserve"> PAGEREF _Toc154001232 \h </w:instrText>
            </w:r>
            <w:r>
              <w:rPr>
                <w:noProof/>
                <w:webHidden/>
              </w:rPr>
            </w:r>
            <w:r>
              <w:rPr>
                <w:noProof/>
                <w:webHidden/>
              </w:rPr>
              <w:fldChar w:fldCharType="separate"/>
            </w:r>
            <w:r>
              <w:rPr>
                <w:noProof/>
                <w:webHidden/>
              </w:rPr>
              <w:t>17</w:t>
            </w:r>
            <w:r>
              <w:rPr>
                <w:noProof/>
                <w:webHidden/>
              </w:rPr>
              <w:fldChar w:fldCharType="end"/>
            </w:r>
          </w:hyperlink>
        </w:p>
        <w:p w14:paraId="25716E6B" w14:textId="7B9DAF90" w:rsidR="006660A6" w:rsidRDefault="006660A6">
          <w:pPr>
            <w:pStyle w:val="TOC3"/>
            <w:tabs>
              <w:tab w:val="right" w:leader="dot" w:pos="9062"/>
            </w:tabs>
            <w:rPr>
              <w:rFonts w:asciiTheme="minorHAnsi" w:eastAsiaTheme="minorEastAsia" w:hAnsiTheme="minorHAnsi" w:cstheme="minorBidi"/>
              <w:noProof/>
              <w:lang w:eastAsia="en-IN"/>
            </w:rPr>
          </w:pPr>
          <w:hyperlink w:anchor="_Toc154001233" w:history="1">
            <w:r w:rsidRPr="00C871A7">
              <w:rPr>
                <w:rStyle w:val="Hyperlink"/>
                <w:noProof/>
              </w:rPr>
              <w:t>3.2.3 Subsequent Increments</w:t>
            </w:r>
            <w:r>
              <w:rPr>
                <w:noProof/>
                <w:webHidden/>
              </w:rPr>
              <w:tab/>
            </w:r>
            <w:r>
              <w:rPr>
                <w:noProof/>
                <w:webHidden/>
              </w:rPr>
              <w:fldChar w:fldCharType="begin"/>
            </w:r>
            <w:r>
              <w:rPr>
                <w:noProof/>
                <w:webHidden/>
              </w:rPr>
              <w:instrText xml:space="preserve"> PAGEREF _Toc154001233 \h </w:instrText>
            </w:r>
            <w:r>
              <w:rPr>
                <w:noProof/>
                <w:webHidden/>
              </w:rPr>
            </w:r>
            <w:r>
              <w:rPr>
                <w:noProof/>
                <w:webHidden/>
              </w:rPr>
              <w:fldChar w:fldCharType="separate"/>
            </w:r>
            <w:r>
              <w:rPr>
                <w:noProof/>
                <w:webHidden/>
              </w:rPr>
              <w:t>17</w:t>
            </w:r>
            <w:r>
              <w:rPr>
                <w:noProof/>
                <w:webHidden/>
              </w:rPr>
              <w:fldChar w:fldCharType="end"/>
            </w:r>
          </w:hyperlink>
        </w:p>
        <w:p w14:paraId="0BA5D890" w14:textId="31A9128E" w:rsidR="006660A6" w:rsidRDefault="006660A6">
          <w:pPr>
            <w:pStyle w:val="TOC3"/>
            <w:tabs>
              <w:tab w:val="right" w:leader="dot" w:pos="9062"/>
            </w:tabs>
            <w:rPr>
              <w:rFonts w:asciiTheme="minorHAnsi" w:eastAsiaTheme="minorEastAsia" w:hAnsiTheme="minorHAnsi" w:cstheme="minorBidi"/>
              <w:noProof/>
              <w:lang w:eastAsia="en-IN"/>
            </w:rPr>
          </w:pPr>
          <w:hyperlink w:anchor="_Toc154001234" w:history="1">
            <w:r w:rsidRPr="00C871A7">
              <w:rPr>
                <w:rStyle w:val="Hyperlink"/>
                <w:noProof/>
              </w:rPr>
              <w:t>3.2.4 Data Storage</w:t>
            </w:r>
            <w:r>
              <w:rPr>
                <w:noProof/>
                <w:webHidden/>
              </w:rPr>
              <w:tab/>
            </w:r>
            <w:r>
              <w:rPr>
                <w:noProof/>
                <w:webHidden/>
              </w:rPr>
              <w:fldChar w:fldCharType="begin"/>
            </w:r>
            <w:r>
              <w:rPr>
                <w:noProof/>
                <w:webHidden/>
              </w:rPr>
              <w:instrText xml:space="preserve"> PAGEREF _Toc154001234 \h </w:instrText>
            </w:r>
            <w:r>
              <w:rPr>
                <w:noProof/>
                <w:webHidden/>
              </w:rPr>
            </w:r>
            <w:r>
              <w:rPr>
                <w:noProof/>
                <w:webHidden/>
              </w:rPr>
              <w:fldChar w:fldCharType="separate"/>
            </w:r>
            <w:r>
              <w:rPr>
                <w:noProof/>
                <w:webHidden/>
              </w:rPr>
              <w:t>17</w:t>
            </w:r>
            <w:r>
              <w:rPr>
                <w:noProof/>
                <w:webHidden/>
              </w:rPr>
              <w:fldChar w:fldCharType="end"/>
            </w:r>
          </w:hyperlink>
        </w:p>
        <w:p w14:paraId="7471D00B" w14:textId="0F30AACA" w:rsidR="006660A6" w:rsidRDefault="006660A6">
          <w:pPr>
            <w:pStyle w:val="TOC2"/>
            <w:tabs>
              <w:tab w:val="right" w:leader="dot" w:pos="9062"/>
            </w:tabs>
            <w:rPr>
              <w:rFonts w:asciiTheme="minorHAnsi" w:eastAsiaTheme="minorEastAsia" w:hAnsiTheme="minorHAnsi" w:cstheme="minorBidi"/>
              <w:noProof/>
              <w:lang w:eastAsia="en-IN"/>
            </w:rPr>
          </w:pPr>
          <w:hyperlink w:anchor="_Toc154001235" w:history="1">
            <w:r w:rsidRPr="00C871A7">
              <w:rPr>
                <w:rStyle w:val="Hyperlink"/>
                <w:noProof/>
              </w:rPr>
              <w:t>3.3 Data Pre-Processing</w:t>
            </w:r>
            <w:r>
              <w:rPr>
                <w:noProof/>
                <w:webHidden/>
              </w:rPr>
              <w:tab/>
            </w:r>
            <w:r>
              <w:rPr>
                <w:noProof/>
                <w:webHidden/>
              </w:rPr>
              <w:fldChar w:fldCharType="begin"/>
            </w:r>
            <w:r>
              <w:rPr>
                <w:noProof/>
                <w:webHidden/>
              </w:rPr>
              <w:instrText xml:space="preserve"> PAGEREF _Toc154001235 \h </w:instrText>
            </w:r>
            <w:r>
              <w:rPr>
                <w:noProof/>
                <w:webHidden/>
              </w:rPr>
            </w:r>
            <w:r>
              <w:rPr>
                <w:noProof/>
                <w:webHidden/>
              </w:rPr>
              <w:fldChar w:fldCharType="separate"/>
            </w:r>
            <w:r>
              <w:rPr>
                <w:noProof/>
                <w:webHidden/>
              </w:rPr>
              <w:t>17</w:t>
            </w:r>
            <w:r>
              <w:rPr>
                <w:noProof/>
                <w:webHidden/>
              </w:rPr>
              <w:fldChar w:fldCharType="end"/>
            </w:r>
          </w:hyperlink>
        </w:p>
        <w:p w14:paraId="4D473DFE" w14:textId="4F148474" w:rsidR="006660A6" w:rsidRDefault="006660A6">
          <w:pPr>
            <w:pStyle w:val="TOC2"/>
            <w:tabs>
              <w:tab w:val="right" w:leader="dot" w:pos="9062"/>
            </w:tabs>
            <w:rPr>
              <w:rFonts w:asciiTheme="minorHAnsi" w:eastAsiaTheme="minorEastAsia" w:hAnsiTheme="minorHAnsi" w:cstheme="minorBidi"/>
              <w:noProof/>
              <w:lang w:eastAsia="en-IN"/>
            </w:rPr>
          </w:pPr>
          <w:hyperlink w:anchor="_Toc154001236" w:history="1">
            <w:r w:rsidRPr="00C871A7">
              <w:rPr>
                <w:rStyle w:val="Hyperlink"/>
                <w:noProof/>
              </w:rPr>
              <w:t>3.4 CNN Model</w:t>
            </w:r>
            <w:r>
              <w:rPr>
                <w:noProof/>
                <w:webHidden/>
              </w:rPr>
              <w:tab/>
            </w:r>
            <w:r>
              <w:rPr>
                <w:noProof/>
                <w:webHidden/>
              </w:rPr>
              <w:fldChar w:fldCharType="begin"/>
            </w:r>
            <w:r>
              <w:rPr>
                <w:noProof/>
                <w:webHidden/>
              </w:rPr>
              <w:instrText xml:space="preserve"> PAGEREF _Toc154001236 \h </w:instrText>
            </w:r>
            <w:r>
              <w:rPr>
                <w:noProof/>
                <w:webHidden/>
              </w:rPr>
            </w:r>
            <w:r>
              <w:rPr>
                <w:noProof/>
                <w:webHidden/>
              </w:rPr>
              <w:fldChar w:fldCharType="separate"/>
            </w:r>
            <w:r>
              <w:rPr>
                <w:noProof/>
                <w:webHidden/>
              </w:rPr>
              <w:t>17</w:t>
            </w:r>
            <w:r>
              <w:rPr>
                <w:noProof/>
                <w:webHidden/>
              </w:rPr>
              <w:fldChar w:fldCharType="end"/>
            </w:r>
          </w:hyperlink>
        </w:p>
        <w:p w14:paraId="412206D3" w14:textId="03E9EEC2" w:rsidR="006660A6" w:rsidRDefault="006660A6">
          <w:pPr>
            <w:pStyle w:val="TOC3"/>
            <w:tabs>
              <w:tab w:val="right" w:leader="dot" w:pos="9062"/>
            </w:tabs>
            <w:rPr>
              <w:rFonts w:asciiTheme="minorHAnsi" w:eastAsiaTheme="minorEastAsia" w:hAnsiTheme="minorHAnsi" w:cstheme="minorBidi"/>
              <w:noProof/>
              <w:lang w:eastAsia="en-IN"/>
            </w:rPr>
          </w:pPr>
          <w:hyperlink w:anchor="_Toc154001237" w:history="1">
            <w:r w:rsidRPr="00C871A7">
              <w:rPr>
                <w:rStyle w:val="Hyperlink"/>
                <w:noProof/>
              </w:rPr>
              <w:t>3.4.1 Dataset Handling</w:t>
            </w:r>
            <w:r>
              <w:rPr>
                <w:noProof/>
                <w:webHidden/>
              </w:rPr>
              <w:tab/>
            </w:r>
            <w:r>
              <w:rPr>
                <w:noProof/>
                <w:webHidden/>
              </w:rPr>
              <w:fldChar w:fldCharType="begin"/>
            </w:r>
            <w:r>
              <w:rPr>
                <w:noProof/>
                <w:webHidden/>
              </w:rPr>
              <w:instrText xml:space="preserve"> PAGEREF _Toc154001237 \h </w:instrText>
            </w:r>
            <w:r>
              <w:rPr>
                <w:noProof/>
                <w:webHidden/>
              </w:rPr>
            </w:r>
            <w:r>
              <w:rPr>
                <w:noProof/>
                <w:webHidden/>
              </w:rPr>
              <w:fldChar w:fldCharType="separate"/>
            </w:r>
            <w:r>
              <w:rPr>
                <w:noProof/>
                <w:webHidden/>
              </w:rPr>
              <w:t>17</w:t>
            </w:r>
            <w:r>
              <w:rPr>
                <w:noProof/>
                <w:webHidden/>
              </w:rPr>
              <w:fldChar w:fldCharType="end"/>
            </w:r>
          </w:hyperlink>
        </w:p>
        <w:p w14:paraId="516CA66A" w14:textId="786F2B98" w:rsidR="006660A6" w:rsidRDefault="006660A6">
          <w:pPr>
            <w:pStyle w:val="TOC3"/>
            <w:tabs>
              <w:tab w:val="right" w:leader="dot" w:pos="9062"/>
            </w:tabs>
            <w:rPr>
              <w:rFonts w:asciiTheme="minorHAnsi" w:eastAsiaTheme="minorEastAsia" w:hAnsiTheme="minorHAnsi" w:cstheme="minorBidi"/>
              <w:noProof/>
              <w:lang w:eastAsia="en-IN"/>
            </w:rPr>
          </w:pPr>
          <w:hyperlink w:anchor="_Toc154001238" w:history="1">
            <w:r w:rsidRPr="00C871A7">
              <w:rPr>
                <w:rStyle w:val="Hyperlink"/>
                <w:noProof/>
              </w:rPr>
              <w:t>3.4.2 Neural Network Architecture</w:t>
            </w:r>
            <w:r>
              <w:rPr>
                <w:noProof/>
                <w:webHidden/>
              </w:rPr>
              <w:tab/>
            </w:r>
            <w:r>
              <w:rPr>
                <w:noProof/>
                <w:webHidden/>
              </w:rPr>
              <w:fldChar w:fldCharType="begin"/>
            </w:r>
            <w:r>
              <w:rPr>
                <w:noProof/>
                <w:webHidden/>
              </w:rPr>
              <w:instrText xml:space="preserve"> PAGEREF _Toc154001238 \h </w:instrText>
            </w:r>
            <w:r>
              <w:rPr>
                <w:noProof/>
                <w:webHidden/>
              </w:rPr>
            </w:r>
            <w:r>
              <w:rPr>
                <w:noProof/>
                <w:webHidden/>
              </w:rPr>
              <w:fldChar w:fldCharType="separate"/>
            </w:r>
            <w:r>
              <w:rPr>
                <w:noProof/>
                <w:webHidden/>
              </w:rPr>
              <w:t>18</w:t>
            </w:r>
            <w:r>
              <w:rPr>
                <w:noProof/>
                <w:webHidden/>
              </w:rPr>
              <w:fldChar w:fldCharType="end"/>
            </w:r>
          </w:hyperlink>
        </w:p>
        <w:p w14:paraId="50392193" w14:textId="25E21F61" w:rsidR="006660A6" w:rsidRDefault="006660A6">
          <w:pPr>
            <w:pStyle w:val="TOC3"/>
            <w:tabs>
              <w:tab w:val="right" w:leader="dot" w:pos="9062"/>
            </w:tabs>
            <w:rPr>
              <w:rFonts w:asciiTheme="minorHAnsi" w:eastAsiaTheme="minorEastAsia" w:hAnsiTheme="minorHAnsi" w:cstheme="minorBidi"/>
              <w:noProof/>
              <w:lang w:eastAsia="en-IN"/>
            </w:rPr>
          </w:pPr>
          <w:hyperlink w:anchor="_Toc154001239" w:history="1">
            <w:r w:rsidRPr="00C871A7">
              <w:rPr>
                <w:rStyle w:val="Hyperlink"/>
                <w:noProof/>
              </w:rPr>
              <w:t>3.4.3 Hyperparameters</w:t>
            </w:r>
            <w:r>
              <w:rPr>
                <w:noProof/>
                <w:webHidden/>
              </w:rPr>
              <w:tab/>
            </w:r>
            <w:r>
              <w:rPr>
                <w:noProof/>
                <w:webHidden/>
              </w:rPr>
              <w:fldChar w:fldCharType="begin"/>
            </w:r>
            <w:r>
              <w:rPr>
                <w:noProof/>
                <w:webHidden/>
              </w:rPr>
              <w:instrText xml:space="preserve"> PAGEREF _Toc154001239 \h </w:instrText>
            </w:r>
            <w:r>
              <w:rPr>
                <w:noProof/>
                <w:webHidden/>
              </w:rPr>
            </w:r>
            <w:r>
              <w:rPr>
                <w:noProof/>
                <w:webHidden/>
              </w:rPr>
              <w:fldChar w:fldCharType="separate"/>
            </w:r>
            <w:r>
              <w:rPr>
                <w:noProof/>
                <w:webHidden/>
              </w:rPr>
              <w:t>18</w:t>
            </w:r>
            <w:r>
              <w:rPr>
                <w:noProof/>
                <w:webHidden/>
              </w:rPr>
              <w:fldChar w:fldCharType="end"/>
            </w:r>
          </w:hyperlink>
        </w:p>
        <w:p w14:paraId="3AC9E1EA" w14:textId="25C15DF7" w:rsidR="006660A6" w:rsidRDefault="006660A6">
          <w:pPr>
            <w:pStyle w:val="TOC3"/>
            <w:tabs>
              <w:tab w:val="right" w:leader="dot" w:pos="9062"/>
            </w:tabs>
            <w:rPr>
              <w:rFonts w:asciiTheme="minorHAnsi" w:eastAsiaTheme="minorEastAsia" w:hAnsiTheme="minorHAnsi" w:cstheme="minorBidi"/>
              <w:noProof/>
              <w:lang w:eastAsia="en-IN"/>
            </w:rPr>
          </w:pPr>
          <w:hyperlink w:anchor="_Toc154001240" w:history="1">
            <w:r w:rsidRPr="00C871A7">
              <w:rPr>
                <w:rStyle w:val="Hyperlink"/>
                <w:noProof/>
              </w:rPr>
              <w:t>3.4.4 Activation function</w:t>
            </w:r>
            <w:r>
              <w:rPr>
                <w:noProof/>
                <w:webHidden/>
              </w:rPr>
              <w:tab/>
            </w:r>
            <w:r>
              <w:rPr>
                <w:noProof/>
                <w:webHidden/>
              </w:rPr>
              <w:fldChar w:fldCharType="begin"/>
            </w:r>
            <w:r>
              <w:rPr>
                <w:noProof/>
                <w:webHidden/>
              </w:rPr>
              <w:instrText xml:space="preserve"> PAGEREF _Toc154001240 \h </w:instrText>
            </w:r>
            <w:r>
              <w:rPr>
                <w:noProof/>
                <w:webHidden/>
              </w:rPr>
            </w:r>
            <w:r>
              <w:rPr>
                <w:noProof/>
                <w:webHidden/>
              </w:rPr>
              <w:fldChar w:fldCharType="separate"/>
            </w:r>
            <w:r>
              <w:rPr>
                <w:noProof/>
                <w:webHidden/>
              </w:rPr>
              <w:t>18</w:t>
            </w:r>
            <w:r>
              <w:rPr>
                <w:noProof/>
                <w:webHidden/>
              </w:rPr>
              <w:fldChar w:fldCharType="end"/>
            </w:r>
          </w:hyperlink>
        </w:p>
        <w:p w14:paraId="6DEC9BDB" w14:textId="0B592650" w:rsidR="006660A6" w:rsidRDefault="006660A6">
          <w:pPr>
            <w:pStyle w:val="TOC3"/>
            <w:tabs>
              <w:tab w:val="right" w:leader="dot" w:pos="9062"/>
            </w:tabs>
            <w:rPr>
              <w:rFonts w:asciiTheme="minorHAnsi" w:eastAsiaTheme="minorEastAsia" w:hAnsiTheme="minorHAnsi" w:cstheme="minorBidi"/>
              <w:noProof/>
              <w:lang w:eastAsia="en-IN"/>
            </w:rPr>
          </w:pPr>
          <w:hyperlink w:anchor="_Toc154001241" w:history="1">
            <w:r w:rsidRPr="00C871A7">
              <w:rPr>
                <w:rStyle w:val="Hyperlink"/>
                <w:noProof/>
              </w:rPr>
              <w:t>3.4.5 Training and Validation</w:t>
            </w:r>
            <w:r>
              <w:rPr>
                <w:noProof/>
                <w:webHidden/>
              </w:rPr>
              <w:tab/>
            </w:r>
            <w:r>
              <w:rPr>
                <w:noProof/>
                <w:webHidden/>
              </w:rPr>
              <w:fldChar w:fldCharType="begin"/>
            </w:r>
            <w:r>
              <w:rPr>
                <w:noProof/>
                <w:webHidden/>
              </w:rPr>
              <w:instrText xml:space="preserve"> PAGEREF _Toc154001241 \h </w:instrText>
            </w:r>
            <w:r>
              <w:rPr>
                <w:noProof/>
                <w:webHidden/>
              </w:rPr>
            </w:r>
            <w:r>
              <w:rPr>
                <w:noProof/>
                <w:webHidden/>
              </w:rPr>
              <w:fldChar w:fldCharType="separate"/>
            </w:r>
            <w:r>
              <w:rPr>
                <w:noProof/>
                <w:webHidden/>
              </w:rPr>
              <w:t>18</w:t>
            </w:r>
            <w:r>
              <w:rPr>
                <w:noProof/>
                <w:webHidden/>
              </w:rPr>
              <w:fldChar w:fldCharType="end"/>
            </w:r>
          </w:hyperlink>
        </w:p>
        <w:p w14:paraId="29241633" w14:textId="66EC966B" w:rsidR="006660A6" w:rsidRDefault="006660A6">
          <w:pPr>
            <w:pStyle w:val="TOC3"/>
            <w:tabs>
              <w:tab w:val="right" w:leader="dot" w:pos="9062"/>
            </w:tabs>
            <w:rPr>
              <w:rFonts w:asciiTheme="minorHAnsi" w:eastAsiaTheme="minorEastAsia" w:hAnsiTheme="minorHAnsi" w:cstheme="minorBidi"/>
              <w:noProof/>
              <w:lang w:eastAsia="en-IN"/>
            </w:rPr>
          </w:pPr>
          <w:hyperlink w:anchor="_Toc154001242" w:history="1">
            <w:r w:rsidRPr="00C871A7">
              <w:rPr>
                <w:rStyle w:val="Hyperlink"/>
                <w:noProof/>
              </w:rPr>
              <w:t>3.4.6 Optimization</w:t>
            </w:r>
            <w:r>
              <w:rPr>
                <w:noProof/>
                <w:webHidden/>
              </w:rPr>
              <w:tab/>
            </w:r>
            <w:r>
              <w:rPr>
                <w:noProof/>
                <w:webHidden/>
              </w:rPr>
              <w:fldChar w:fldCharType="begin"/>
            </w:r>
            <w:r>
              <w:rPr>
                <w:noProof/>
                <w:webHidden/>
              </w:rPr>
              <w:instrText xml:space="preserve"> PAGEREF _Toc154001242 \h </w:instrText>
            </w:r>
            <w:r>
              <w:rPr>
                <w:noProof/>
                <w:webHidden/>
              </w:rPr>
            </w:r>
            <w:r>
              <w:rPr>
                <w:noProof/>
                <w:webHidden/>
              </w:rPr>
              <w:fldChar w:fldCharType="separate"/>
            </w:r>
            <w:r>
              <w:rPr>
                <w:noProof/>
                <w:webHidden/>
              </w:rPr>
              <w:t>19</w:t>
            </w:r>
            <w:r>
              <w:rPr>
                <w:noProof/>
                <w:webHidden/>
              </w:rPr>
              <w:fldChar w:fldCharType="end"/>
            </w:r>
          </w:hyperlink>
        </w:p>
        <w:p w14:paraId="68745CE5" w14:textId="495558E4" w:rsidR="006660A6" w:rsidRDefault="006660A6">
          <w:pPr>
            <w:pStyle w:val="TOC3"/>
            <w:tabs>
              <w:tab w:val="right" w:leader="dot" w:pos="9062"/>
            </w:tabs>
            <w:rPr>
              <w:rFonts w:asciiTheme="minorHAnsi" w:eastAsiaTheme="minorEastAsia" w:hAnsiTheme="minorHAnsi" w:cstheme="minorBidi"/>
              <w:noProof/>
              <w:lang w:eastAsia="en-IN"/>
            </w:rPr>
          </w:pPr>
          <w:hyperlink w:anchor="_Toc154001243" w:history="1">
            <w:r w:rsidRPr="00C871A7">
              <w:rPr>
                <w:rStyle w:val="Hyperlink"/>
                <w:noProof/>
              </w:rPr>
              <w:t>3.4.7 Evaluation criteria</w:t>
            </w:r>
            <w:r>
              <w:rPr>
                <w:noProof/>
                <w:webHidden/>
              </w:rPr>
              <w:tab/>
            </w:r>
            <w:r>
              <w:rPr>
                <w:noProof/>
                <w:webHidden/>
              </w:rPr>
              <w:fldChar w:fldCharType="begin"/>
            </w:r>
            <w:r>
              <w:rPr>
                <w:noProof/>
                <w:webHidden/>
              </w:rPr>
              <w:instrText xml:space="preserve"> PAGEREF _Toc154001243 \h </w:instrText>
            </w:r>
            <w:r>
              <w:rPr>
                <w:noProof/>
                <w:webHidden/>
              </w:rPr>
            </w:r>
            <w:r>
              <w:rPr>
                <w:noProof/>
                <w:webHidden/>
              </w:rPr>
              <w:fldChar w:fldCharType="separate"/>
            </w:r>
            <w:r>
              <w:rPr>
                <w:noProof/>
                <w:webHidden/>
              </w:rPr>
              <w:t>19</w:t>
            </w:r>
            <w:r>
              <w:rPr>
                <w:noProof/>
                <w:webHidden/>
              </w:rPr>
              <w:fldChar w:fldCharType="end"/>
            </w:r>
          </w:hyperlink>
        </w:p>
        <w:p w14:paraId="531CAA23" w14:textId="7817D54A" w:rsidR="006660A6" w:rsidRDefault="006660A6">
          <w:pPr>
            <w:pStyle w:val="TOC2"/>
            <w:tabs>
              <w:tab w:val="right" w:leader="dot" w:pos="9062"/>
            </w:tabs>
            <w:rPr>
              <w:rFonts w:asciiTheme="minorHAnsi" w:eastAsiaTheme="minorEastAsia" w:hAnsiTheme="minorHAnsi" w:cstheme="minorBidi"/>
              <w:noProof/>
              <w:lang w:eastAsia="en-IN"/>
            </w:rPr>
          </w:pPr>
          <w:hyperlink w:anchor="_Toc154001244" w:history="1">
            <w:r w:rsidRPr="00C871A7">
              <w:rPr>
                <w:rStyle w:val="Hyperlink"/>
                <w:noProof/>
              </w:rPr>
              <w:t>3.5 Experiments</w:t>
            </w:r>
            <w:r>
              <w:rPr>
                <w:noProof/>
                <w:webHidden/>
              </w:rPr>
              <w:tab/>
            </w:r>
            <w:r>
              <w:rPr>
                <w:noProof/>
                <w:webHidden/>
              </w:rPr>
              <w:fldChar w:fldCharType="begin"/>
            </w:r>
            <w:r>
              <w:rPr>
                <w:noProof/>
                <w:webHidden/>
              </w:rPr>
              <w:instrText xml:space="preserve"> PAGEREF _Toc154001244 \h </w:instrText>
            </w:r>
            <w:r>
              <w:rPr>
                <w:noProof/>
                <w:webHidden/>
              </w:rPr>
            </w:r>
            <w:r>
              <w:rPr>
                <w:noProof/>
                <w:webHidden/>
              </w:rPr>
              <w:fldChar w:fldCharType="separate"/>
            </w:r>
            <w:r>
              <w:rPr>
                <w:noProof/>
                <w:webHidden/>
              </w:rPr>
              <w:t>19</w:t>
            </w:r>
            <w:r>
              <w:rPr>
                <w:noProof/>
                <w:webHidden/>
              </w:rPr>
              <w:fldChar w:fldCharType="end"/>
            </w:r>
          </w:hyperlink>
        </w:p>
        <w:p w14:paraId="0DB7DE9A" w14:textId="32071420" w:rsidR="006660A6" w:rsidRDefault="006660A6">
          <w:pPr>
            <w:pStyle w:val="TOC3"/>
            <w:tabs>
              <w:tab w:val="right" w:leader="dot" w:pos="9062"/>
            </w:tabs>
            <w:rPr>
              <w:rFonts w:asciiTheme="minorHAnsi" w:eastAsiaTheme="minorEastAsia" w:hAnsiTheme="minorHAnsi" w:cstheme="minorBidi"/>
              <w:noProof/>
              <w:lang w:eastAsia="en-IN"/>
            </w:rPr>
          </w:pPr>
          <w:hyperlink w:anchor="_Toc154001245" w:history="1">
            <w:r w:rsidRPr="00C871A7">
              <w:rPr>
                <w:rStyle w:val="Hyperlink"/>
                <w:noProof/>
              </w:rPr>
              <w:t>3.5.1 Hyperparameter tuning</w:t>
            </w:r>
            <w:r>
              <w:rPr>
                <w:noProof/>
                <w:webHidden/>
              </w:rPr>
              <w:tab/>
            </w:r>
            <w:r>
              <w:rPr>
                <w:noProof/>
                <w:webHidden/>
              </w:rPr>
              <w:fldChar w:fldCharType="begin"/>
            </w:r>
            <w:r>
              <w:rPr>
                <w:noProof/>
                <w:webHidden/>
              </w:rPr>
              <w:instrText xml:space="preserve"> PAGEREF _Toc154001245 \h </w:instrText>
            </w:r>
            <w:r>
              <w:rPr>
                <w:noProof/>
                <w:webHidden/>
              </w:rPr>
            </w:r>
            <w:r>
              <w:rPr>
                <w:noProof/>
                <w:webHidden/>
              </w:rPr>
              <w:fldChar w:fldCharType="separate"/>
            </w:r>
            <w:r>
              <w:rPr>
                <w:noProof/>
                <w:webHidden/>
              </w:rPr>
              <w:t>19</w:t>
            </w:r>
            <w:r>
              <w:rPr>
                <w:noProof/>
                <w:webHidden/>
              </w:rPr>
              <w:fldChar w:fldCharType="end"/>
            </w:r>
          </w:hyperlink>
        </w:p>
        <w:p w14:paraId="61E38446" w14:textId="73ADCA91" w:rsidR="006660A6" w:rsidRDefault="006660A6">
          <w:pPr>
            <w:pStyle w:val="TOC3"/>
            <w:tabs>
              <w:tab w:val="right" w:leader="dot" w:pos="9062"/>
            </w:tabs>
            <w:rPr>
              <w:rFonts w:asciiTheme="minorHAnsi" w:eastAsiaTheme="minorEastAsia" w:hAnsiTheme="minorHAnsi" w:cstheme="minorBidi"/>
              <w:noProof/>
              <w:lang w:eastAsia="en-IN"/>
            </w:rPr>
          </w:pPr>
          <w:hyperlink w:anchor="_Toc154001246" w:history="1">
            <w:r w:rsidRPr="00C871A7">
              <w:rPr>
                <w:rStyle w:val="Hyperlink"/>
                <w:noProof/>
              </w:rPr>
              <w:t>3.5.2 Addition of layers</w:t>
            </w:r>
            <w:r>
              <w:rPr>
                <w:noProof/>
                <w:webHidden/>
              </w:rPr>
              <w:tab/>
            </w:r>
            <w:r>
              <w:rPr>
                <w:noProof/>
                <w:webHidden/>
              </w:rPr>
              <w:fldChar w:fldCharType="begin"/>
            </w:r>
            <w:r>
              <w:rPr>
                <w:noProof/>
                <w:webHidden/>
              </w:rPr>
              <w:instrText xml:space="preserve"> PAGEREF _Toc154001246 \h </w:instrText>
            </w:r>
            <w:r>
              <w:rPr>
                <w:noProof/>
                <w:webHidden/>
              </w:rPr>
            </w:r>
            <w:r>
              <w:rPr>
                <w:noProof/>
                <w:webHidden/>
              </w:rPr>
              <w:fldChar w:fldCharType="separate"/>
            </w:r>
            <w:r>
              <w:rPr>
                <w:noProof/>
                <w:webHidden/>
              </w:rPr>
              <w:t>20</w:t>
            </w:r>
            <w:r>
              <w:rPr>
                <w:noProof/>
                <w:webHidden/>
              </w:rPr>
              <w:fldChar w:fldCharType="end"/>
            </w:r>
          </w:hyperlink>
        </w:p>
        <w:p w14:paraId="70565276" w14:textId="26B96E7F" w:rsidR="006660A6" w:rsidRDefault="006660A6">
          <w:pPr>
            <w:pStyle w:val="TOC1"/>
            <w:tabs>
              <w:tab w:val="right" w:leader="dot" w:pos="9062"/>
            </w:tabs>
            <w:rPr>
              <w:rFonts w:asciiTheme="minorHAnsi" w:eastAsiaTheme="minorEastAsia" w:hAnsiTheme="minorHAnsi" w:cstheme="minorBidi"/>
              <w:noProof/>
              <w:lang w:eastAsia="en-IN"/>
            </w:rPr>
          </w:pPr>
          <w:hyperlink w:anchor="_Toc154001247" w:history="1">
            <w:r w:rsidRPr="00C871A7">
              <w:rPr>
                <w:rStyle w:val="Hyperlink"/>
                <w:noProof/>
              </w:rPr>
              <w:t>4 Results and Discussion</w:t>
            </w:r>
            <w:r>
              <w:rPr>
                <w:noProof/>
                <w:webHidden/>
              </w:rPr>
              <w:tab/>
            </w:r>
            <w:r>
              <w:rPr>
                <w:noProof/>
                <w:webHidden/>
              </w:rPr>
              <w:fldChar w:fldCharType="begin"/>
            </w:r>
            <w:r>
              <w:rPr>
                <w:noProof/>
                <w:webHidden/>
              </w:rPr>
              <w:instrText xml:space="preserve"> PAGEREF _Toc154001247 \h </w:instrText>
            </w:r>
            <w:r>
              <w:rPr>
                <w:noProof/>
                <w:webHidden/>
              </w:rPr>
            </w:r>
            <w:r>
              <w:rPr>
                <w:noProof/>
                <w:webHidden/>
              </w:rPr>
              <w:fldChar w:fldCharType="separate"/>
            </w:r>
            <w:r>
              <w:rPr>
                <w:noProof/>
                <w:webHidden/>
              </w:rPr>
              <w:t>20</w:t>
            </w:r>
            <w:r>
              <w:rPr>
                <w:noProof/>
                <w:webHidden/>
              </w:rPr>
              <w:fldChar w:fldCharType="end"/>
            </w:r>
          </w:hyperlink>
        </w:p>
        <w:p w14:paraId="3AA65B53" w14:textId="38C9BC2E" w:rsidR="006660A6" w:rsidRDefault="006660A6">
          <w:pPr>
            <w:pStyle w:val="TOC2"/>
            <w:tabs>
              <w:tab w:val="right" w:leader="dot" w:pos="9062"/>
            </w:tabs>
            <w:rPr>
              <w:rFonts w:asciiTheme="minorHAnsi" w:eastAsiaTheme="minorEastAsia" w:hAnsiTheme="minorHAnsi" w:cstheme="minorBidi"/>
              <w:noProof/>
              <w:lang w:eastAsia="en-IN"/>
            </w:rPr>
          </w:pPr>
          <w:hyperlink w:anchor="_Toc154001248" w:history="1">
            <w:r w:rsidRPr="00C871A7">
              <w:rPr>
                <w:rStyle w:val="Hyperlink"/>
                <w:noProof/>
              </w:rPr>
              <w:t>4.1 Initial Architecture</w:t>
            </w:r>
            <w:r>
              <w:rPr>
                <w:noProof/>
                <w:webHidden/>
              </w:rPr>
              <w:tab/>
            </w:r>
            <w:r>
              <w:rPr>
                <w:noProof/>
                <w:webHidden/>
              </w:rPr>
              <w:fldChar w:fldCharType="begin"/>
            </w:r>
            <w:r>
              <w:rPr>
                <w:noProof/>
                <w:webHidden/>
              </w:rPr>
              <w:instrText xml:space="preserve"> PAGEREF _Toc154001248 \h </w:instrText>
            </w:r>
            <w:r>
              <w:rPr>
                <w:noProof/>
                <w:webHidden/>
              </w:rPr>
            </w:r>
            <w:r>
              <w:rPr>
                <w:noProof/>
                <w:webHidden/>
              </w:rPr>
              <w:fldChar w:fldCharType="separate"/>
            </w:r>
            <w:r>
              <w:rPr>
                <w:noProof/>
                <w:webHidden/>
              </w:rPr>
              <w:t>20</w:t>
            </w:r>
            <w:r>
              <w:rPr>
                <w:noProof/>
                <w:webHidden/>
              </w:rPr>
              <w:fldChar w:fldCharType="end"/>
            </w:r>
          </w:hyperlink>
        </w:p>
        <w:p w14:paraId="1B0A4CB5" w14:textId="11826185" w:rsidR="006660A6" w:rsidRDefault="006660A6">
          <w:pPr>
            <w:pStyle w:val="TOC3"/>
            <w:tabs>
              <w:tab w:val="right" w:leader="dot" w:pos="9062"/>
            </w:tabs>
            <w:rPr>
              <w:rFonts w:asciiTheme="minorHAnsi" w:eastAsiaTheme="minorEastAsia" w:hAnsiTheme="minorHAnsi" w:cstheme="minorBidi"/>
              <w:noProof/>
              <w:lang w:eastAsia="en-IN"/>
            </w:rPr>
          </w:pPr>
          <w:hyperlink w:anchor="_Toc154001249" w:history="1">
            <w:r w:rsidRPr="00C871A7">
              <w:rPr>
                <w:rStyle w:val="Hyperlink"/>
                <w:noProof/>
              </w:rPr>
              <w:t>4.1.1 Lr = 0.01, batch size =128, Number of epochs =10</w:t>
            </w:r>
            <w:r>
              <w:rPr>
                <w:noProof/>
                <w:webHidden/>
              </w:rPr>
              <w:tab/>
            </w:r>
            <w:r>
              <w:rPr>
                <w:noProof/>
                <w:webHidden/>
              </w:rPr>
              <w:fldChar w:fldCharType="begin"/>
            </w:r>
            <w:r>
              <w:rPr>
                <w:noProof/>
                <w:webHidden/>
              </w:rPr>
              <w:instrText xml:space="preserve"> PAGEREF _Toc154001249 \h </w:instrText>
            </w:r>
            <w:r>
              <w:rPr>
                <w:noProof/>
                <w:webHidden/>
              </w:rPr>
            </w:r>
            <w:r>
              <w:rPr>
                <w:noProof/>
                <w:webHidden/>
              </w:rPr>
              <w:fldChar w:fldCharType="separate"/>
            </w:r>
            <w:r>
              <w:rPr>
                <w:noProof/>
                <w:webHidden/>
              </w:rPr>
              <w:t>20</w:t>
            </w:r>
            <w:r>
              <w:rPr>
                <w:noProof/>
                <w:webHidden/>
              </w:rPr>
              <w:fldChar w:fldCharType="end"/>
            </w:r>
          </w:hyperlink>
        </w:p>
        <w:p w14:paraId="752D6F27" w14:textId="52AE4560" w:rsidR="006660A6" w:rsidRDefault="006660A6">
          <w:pPr>
            <w:pStyle w:val="TOC3"/>
            <w:tabs>
              <w:tab w:val="right" w:leader="dot" w:pos="9062"/>
            </w:tabs>
            <w:rPr>
              <w:rFonts w:asciiTheme="minorHAnsi" w:eastAsiaTheme="minorEastAsia" w:hAnsiTheme="minorHAnsi" w:cstheme="minorBidi"/>
              <w:noProof/>
              <w:lang w:eastAsia="en-IN"/>
            </w:rPr>
          </w:pPr>
          <w:hyperlink w:anchor="_Toc154001250" w:history="1">
            <w:r w:rsidRPr="00C871A7">
              <w:rPr>
                <w:rStyle w:val="Hyperlink"/>
                <w:noProof/>
              </w:rPr>
              <w:t>4.1.2 Lr = 0.005, batch size =128, Number of epochs =10</w:t>
            </w:r>
            <w:r>
              <w:rPr>
                <w:noProof/>
                <w:webHidden/>
              </w:rPr>
              <w:tab/>
            </w:r>
            <w:r>
              <w:rPr>
                <w:noProof/>
                <w:webHidden/>
              </w:rPr>
              <w:fldChar w:fldCharType="begin"/>
            </w:r>
            <w:r>
              <w:rPr>
                <w:noProof/>
                <w:webHidden/>
              </w:rPr>
              <w:instrText xml:space="preserve"> PAGEREF _Toc154001250 \h </w:instrText>
            </w:r>
            <w:r>
              <w:rPr>
                <w:noProof/>
                <w:webHidden/>
              </w:rPr>
            </w:r>
            <w:r>
              <w:rPr>
                <w:noProof/>
                <w:webHidden/>
              </w:rPr>
              <w:fldChar w:fldCharType="separate"/>
            </w:r>
            <w:r>
              <w:rPr>
                <w:noProof/>
                <w:webHidden/>
              </w:rPr>
              <w:t>22</w:t>
            </w:r>
            <w:r>
              <w:rPr>
                <w:noProof/>
                <w:webHidden/>
              </w:rPr>
              <w:fldChar w:fldCharType="end"/>
            </w:r>
          </w:hyperlink>
        </w:p>
        <w:p w14:paraId="6B0E1C3C" w14:textId="3B1399D5" w:rsidR="006660A6" w:rsidRDefault="006660A6">
          <w:pPr>
            <w:pStyle w:val="TOC3"/>
            <w:tabs>
              <w:tab w:val="right" w:leader="dot" w:pos="9062"/>
            </w:tabs>
            <w:rPr>
              <w:rFonts w:asciiTheme="minorHAnsi" w:eastAsiaTheme="minorEastAsia" w:hAnsiTheme="minorHAnsi" w:cstheme="minorBidi"/>
              <w:noProof/>
              <w:lang w:eastAsia="en-IN"/>
            </w:rPr>
          </w:pPr>
          <w:hyperlink w:anchor="_Toc154001251" w:history="1">
            <w:r w:rsidRPr="00C871A7">
              <w:rPr>
                <w:rStyle w:val="Hyperlink"/>
                <w:noProof/>
              </w:rPr>
              <w:t>4.1.3 Lr = 0.01, batch size =128, Number of epochs =20</w:t>
            </w:r>
            <w:r>
              <w:rPr>
                <w:noProof/>
                <w:webHidden/>
              </w:rPr>
              <w:tab/>
            </w:r>
            <w:r>
              <w:rPr>
                <w:noProof/>
                <w:webHidden/>
              </w:rPr>
              <w:fldChar w:fldCharType="begin"/>
            </w:r>
            <w:r>
              <w:rPr>
                <w:noProof/>
                <w:webHidden/>
              </w:rPr>
              <w:instrText xml:space="preserve"> PAGEREF _Toc154001251 \h </w:instrText>
            </w:r>
            <w:r>
              <w:rPr>
                <w:noProof/>
                <w:webHidden/>
              </w:rPr>
            </w:r>
            <w:r>
              <w:rPr>
                <w:noProof/>
                <w:webHidden/>
              </w:rPr>
              <w:fldChar w:fldCharType="separate"/>
            </w:r>
            <w:r>
              <w:rPr>
                <w:noProof/>
                <w:webHidden/>
              </w:rPr>
              <w:t>23</w:t>
            </w:r>
            <w:r>
              <w:rPr>
                <w:noProof/>
                <w:webHidden/>
              </w:rPr>
              <w:fldChar w:fldCharType="end"/>
            </w:r>
          </w:hyperlink>
        </w:p>
        <w:p w14:paraId="175E0763" w14:textId="03CE107F" w:rsidR="006660A6" w:rsidRDefault="006660A6">
          <w:pPr>
            <w:pStyle w:val="TOC2"/>
            <w:tabs>
              <w:tab w:val="right" w:leader="dot" w:pos="9062"/>
            </w:tabs>
            <w:rPr>
              <w:rFonts w:asciiTheme="minorHAnsi" w:eastAsiaTheme="minorEastAsia" w:hAnsiTheme="minorHAnsi" w:cstheme="minorBidi"/>
              <w:noProof/>
              <w:lang w:eastAsia="en-IN"/>
            </w:rPr>
          </w:pPr>
          <w:hyperlink w:anchor="_Toc154001252" w:history="1">
            <w:r w:rsidRPr="00C871A7">
              <w:rPr>
                <w:rStyle w:val="Hyperlink"/>
                <w:noProof/>
              </w:rPr>
              <w:t>4.2 Changing Train- Validation Data Split</w:t>
            </w:r>
            <w:r>
              <w:rPr>
                <w:noProof/>
                <w:webHidden/>
              </w:rPr>
              <w:tab/>
            </w:r>
            <w:r>
              <w:rPr>
                <w:noProof/>
                <w:webHidden/>
              </w:rPr>
              <w:fldChar w:fldCharType="begin"/>
            </w:r>
            <w:r>
              <w:rPr>
                <w:noProof/>
                <w:webHidden/>
              </w:rPr>
              <w:instrText xml:space="preserve"> PAGEREF _Toc154001252 \h </w:instrText>
            </w:r>
            <w:r>
              <w:rPr>
                <w:noProof/>
                <w:webHidden/>
              </w:rPr>
            </w:r>
            <w:r>
              <w:rPr>
                <w:noProof/>
                <w:webHidden/>
              </w:rPr>
              <w:fldChar w:fldCharType="separate"/>
            </w:r>
            <w:r>
              <w:rPr>
                <w:noProof/>
                <w:webHidden/>
              </w:rPr>
              <w:t>24</w:t>
            </w:r>
            <w:r>
              <w:rPr>
                <w:noProof/>
                <w:webHidden/>
              </w:rPr>
              <w:fldChar w:fldCharType="end"/>
            </w:r>
          </w:hyperlink>
        </w:p>
        <w:p w14:paraId="0D4E0F80" w14:textId="0063805A" w:rsidR="006660A6" w:rsidRDefault="006660A6">
          <w:pPr>
            <w:pStyle w:val="TOC3"/>
            <w:tabs>
              <w:tab w:val="right" w:leader="dot" w:pos="9062"/>
            </w:tabs>
            <w:rPr>
              <w:rFonts w:asciiTheme="minorHAnsi" w:eastAsiaTheme="minorEastAsia" w:hAnsiTheme="minorHAnsi" w:cstheme="minorBidi"/>
              <w:noProof/>
              <w:lang w:eastAsia="en-IN"/>
            </w:rPr>
          </w:pPr>
          <w:hyperlink w:anchor="_Toc154001253" w:history="1">
            <w:r w:rsidRPr="00C871A7">
              <w:rPr>
                <w:rStyle w:val="Hyperlink"/>
                <w:noProof/>
              </w:rPr>
              <w:t>4.2.1 Lr = 0.01, batch size =128, Number of epochs =15</w:t>
            </w:r>
            <w:r>
              <w:rPr>
                <w:noProof/>
                <w:webHidden/>
              </w:rPr>
              <w:tab/>
            </w:r>
            <w:r>
              <w:rPr>
                <w:noProof/>
                <w:webHidden/>
              </w:rPr>
              <w:fldChar w:fldCharType="begin"/>
            </w:r>
            <w:r>
              <w:rPr>
                <w:noProof/>
                <w:webHidden/>
              </w:rPr>
              <w:instrText xml:space="preserve"> PAGEREF _Toc154001253 \h </w:instrText>
            </w:r>
            <w:r>
              <w:rPr>
                <w:noProof/>
                <w:webHidden/>
              </w:rPr>
            </w:r>
            <w:r>
              <w:rPr>
                <w:noProof/>
                <w:webHidden/>
              </w:rPr>
              <w:fldChar w:fldCharType="separate"/>
            </w:r>
            <w:r>
              <w:rPr>
                <w:noProof/>
                <w:webHidden/>
              </w:rPr>
              <w:t>24</w:t>
            </w:r>
            <w:r>
              <w:rPr>
                <w:noProof/>
                <w:webHidden/>
              </w:rPr>
              <w:fldChar w:fldCharType="end"/>
            </w:r>
          </w:hyperlink>
        </w:p>
        <w:p w14:paraId="06B54D43" w14:textId="2538969C" w:rsidR="006660A6" w:rsidRDefault="006660A6">
          <w:pPr>
            <w:pStyle w:val="TOC3"/>
            <w:tabs>
              <w:tab w:val="right" w:leader="dot" w:pos="9062"/>
            </w:tabs>
            <w:rPr>
              <w:rFonts w:asciiTheme="minorHAnsi" w:eastAsiaTheme="minorEastAsia" w:hAnsiTheme="minorHAnsi" w:cstheme="minorBidi"/>
              <w:noProof/>
              <w:lang w:eastAsia="en-IN"/>
            </w:rPr>
          </w:pPr>
          <w:hyperlink w:anchor="_Toc154001254" w:history="1">
            <w:r w:rsidRPr="00C871A7">
              <w:rPr>
                <w:rStyle w:val="Hyperlink"/>
                <w:noProof/>
              </w:rPr>
              <w:t>4.2.2 Lr = 0.01, batch size =128, Number of epochs =25</w:t>
            </w:r>
            <w:r>
              <w:rPr>
                <w:noProof/>
                <w:webHidden/>
              </w:rPr>
              <w:tab/>
            </w:r>
            <w:r>
              <w:rPr>
                <w:noProof/>
                <w:webHidden/>
              </w:rPr>
              <w:fldChar w:fldCharType="begin"/>
            </w:r>
            <w:r>
              <w:rPr>
                <w:noProof/>
                <w:webHidden/>
              </w:rPr>
              <w:instrText xml:space="preserve"> PAGEREF _Toc154001254 \h </w:instrText>
            </w:r>
            <w:r>
              <w:rPr>
                <w:noProof/>
                <w:webHidden/>
              </w:rPr>
            </w:r>
            <w:r>
              <w:rPr>
                <w:noProof/>
                <w:webHidden/>
              </w:rPr>
              <w:fldChar w:fldCharType="separate"/>
            </w:r>
            <w:r>
              <w:rPr>
                <w:noProof/>
                <w:webHidden/>
              </w:rPr>
              <w:t>25</w:t>
            </w:r>
            <w:r>
              <w:rPr>
                <w:noProof/>
                <w:webHidden/>
              </w:rPr>
              <w:fldChar w:fldCharType="end"/>
            </w:r>
          </w:hyperlink>
        </w:p>
        <w:p w14:paraId="7461B9CF" w14:textId="67046993" w:rsidR="006660A6" w:rsidRDefault="006660A6">
          <w:pPr>
            <w:pStyle w:val="TOC3"/>
            <w:tabs>
              <w:tab w:val="right" w:leader="dot" w:pos="9062"/>
            </w:tabs>
            <w:rPr>
              <w:rFonts w:asciiTheme="minorHAnsi" w:eastAsiaTheme="minorEastAsia" w:hAnsiTheme="minorHAnsi" w:cstheme="minorBidi"/>
              <w:noProof/>
              <w:lang w:eastAsia="en-IN"/>
            </w:rPr>
          </w:pPr>
          <w:hyperlink w:anchor="_Toc154001255" w:history="1">
            <w:r w:rsidRPr="00C871A7">
              <w:rPr>
                <w:rStyle w:val="Hyperlink"/>
                <w:noProof/>
              </w:rPr>
              <w:t>4.2.3 Lr = 0.01, batch size =128, Number of epochs =50</w:t>
            </w:r>
            <w:r>
              <w:rPr>
                <w:noProof/>
                <w:webHidden/>
              </w:rPr>
              <w:tab/>
            </w:r>
            <w:r>
              <w:rPr>
                <w:noProof/>
                <w:webHidden/>
              </w:rPr>
              <w:fldChar w:fldCharType="begin"/>
            </w:r>
            <w:r>
              <w:rPr>
                <w:noProof/>
                <w:webHidden/>
              </w:rPr>
              <w:instrText xml:space="preserve"> PAGEREF _Toc154001255 \h </w:instrText>
            </w:r>
            <w:r>
              <w:rPr>
                <w:noProof/>
                <w:webHidden/>
              </w:rPr>
            </w:r>
            <w:r>
              <w:rPr>
                <w:noProof/>
                <w:webHidden/>
              </w:rPr>
              <w:fldChar w:fldCharType="separate"/>
            </w:r>
            <w:r>
              <w:rPr>
                <w:noProof/>
                <w:webHidden/>
              </w:rPr>
              <w:t>26</w:t>
            </w:r>
            <w:r>
              <w:rPr>
                <w:noProof/>
                <w:webHidden/>
              </w:rPr>
              <w:fldChar w:fldCharType="end"/>
            </w:r>
          </w:hyperlink>
        </w:p>
        <w:p w14:paraId="64223C6C" w14:textId="59433E74" w:rsidR="006660A6" w:rsidRDefault="006660A6">
          <w:pPr>
            <w:pStyle w:val="TOC2"/>
            <w:tabs>
              <w:tab w:val="right" w:leader="dot" w:pos="9062"/>
            </w:tabs>
            <w:rPr>
              <w:rFonts w:asciiTheme="minorHAnsi" w:eastAsiaTheme="minorEastAsia" w:hAnsiTheme="minorHAnsi" w:cstheme="minorBidi"/>
              <w:noProof/>
              <w:lang w:eastAsia="en-IN"/>
            </w:rPr>
          </w:pPr>
          <w:hyperlink w:anchor="_Toc154001256" w:history="1">
            <w:r w:rsidRPr="00C871A7">
              <w:rPr>
                <w:rStyle w:val="Hyperlink"/>
                <w:noProof/>
              </w:rPr>
              <w:t>4.3 Addition of Max Pooling Layer</w:t>
            </w:r>
            <w:r>
              <w:rPr>
                <w:noProof/>
                <w:webHidden/>
              </w:rPr>
              <w:tab/>
            </w:r>
            <w:r>
              <w:rPr>
                <w:noProof/>
                <w:webHidden/>
              </w:rPr>
              <w:fldChar w:fldCharType="begin"/>
            </w:r>
            <w:r>
              <w:rPr>
                <w:noProof/>
                <w:webHidden/>
              </w:rPr>
              <w:instrText xml:space="preserve"> PAGEREF _Toc154001256 \h </w:instrText>
            </w:r>
            <w:r>
              <w:rPr>
                <w:noProof/>
                <w:webHidden/>
              </w:rPr>
            </w:r>
            <w:r>
              <w:rPr>
                <w:noProof/>
                <w:webHidden/>
              </w:rPr>
              <w:fldChar w:fldCharType="separate"/>
            </w:r>
            <w:r>
              <w:rPr>
                <w:noProof/>
                <w:webHidden/>
              </w:rPr>
              <w:t>27</w:t>
            </w:r>
            <w:r>
              <w:rPr>
                <w:noProof/>
                <w:webHidden/>
              </w:rPr>
              <w:fldChar w:fldCharType="end"/>
            </w:r>
          </w:hyperlink>
        </w:p>
        <w:p w14:paraId="1074EFC0" w14:textId="0C81B6A2" w:rsidR="006660A6" w:rsidRDefault="006660A6">
          <w:pPr>
            <w:pStyle w:val="TOC2"/>
            <w:tabs>
              <w:tab w:val="right" w:leader="dot" w:pos="9062"/>
            </w:tabs>
            <w:rPr>
              <w:rFonts w:asciiTheme="minorHAnsi" w:eastAsiaTheme="minorEastAsia" w:hAnsiTheme="minorHAnsi" w:cstheme="minorBidi"/>
              <w:noProof/>
              <w:lang w:eastAsia="en-IN"/>
            </w:rPr>
          </w:pPr>
          <w:hyperlink w:anchor="_Toc154001257" w:history="1">
            <w:r w:rsidRPr="00C871A7">
              <w:rPr>
                <w:rStyle w:val="Hyperlink"/>
                <w:noProof/>
              </w:rPr>
              <w:t>4.4 Addition of Dropout Layer</w:t>
            </w:r>
            <w:r>
              <w:rPr>
                <w:noProof/>
                <w:webHidden/>
              </w:rPr>
              <w:tab/>
            </w:r>
            <w:r>
              <w:rPr>
                <w:noProof/>
                <w:webHidden/>
              </w:rPr>
              <w:fldChar w:fldCharType="begin"/>
            </w:r>
            <w:r>
              <w:rPr>
                <w:noProof/>
                <w:webHidden/>
              </w:rPr>
              <w:instrText xml:space="preserve"> PAGEREF _Toc154001257 \h </w:instrText>
            </w:r>
            <w:r>
              <w:rPr>
                <w:noProof/>
                <w:webHidden/>
              </w:rPr>
            </w:r>
            <w:r>
              <w:rPr>
                <w:noProof/>
                <w:webHidden/>
              </w:rPr>
              <w:fldChar w:fldCharType="separate"/>
            </w:r>
            <w:r>
              <w:rPr>
                <w:noProof/>
                <w:webHidden/>
              </w:rPr>
              <w:t>28</w:t>
            </w:r>
            <w:r>
              <w:rPr>
                <w:noProof/>
                <w:webHidden/>
              </w:rPr>
              <w:fldChar w:fldCharType="end"/>
            </w:r>
          </w:hyperlink>
        </w:p>
        <w:p w14:paraId="711E5D88" w14:textId="6AB8289F" w:rsidR="006660A6" w:rsidRDefault="006660A6">
          <w:pPr>
            <w:pStyle w:val="TOC3"/>
            <w:tabs>
              <w:tab w:val="right" w:leader="dot" w:pos="9062"/>
            </w:tabs>
            <w:rPr>
              <w:rFonts w:asciiTheme="minorHAnsi" w:eastAsiaTheme="minorEastAsia" w:hAnsiTheme="minorHAnsi" w:cstheme="minorBidi"/>
              <w:noProof/>
              <w:lang w:eastAsia="en-IN"/>
            </w:rPr>
          </w:pPr>
          <w:hyperlink w:anchor="_Toc154001258" w:history="1">
            <w:r w:rsidRPr="00C871A7">
              <w:rPr>
                <w:rStyle w:val="Hyperlink"/>
                <w:noProof/>
              </w:rPr>
              <w:t>4.4.1 Lr = 0.01, batch size =128, Number of epochs =15</w:t>
            </w:r>
            <w:r>
              <w:rPr>
                <w:noProof/>
                <w:webHidden/>
              </w:rPr>
              <w:tab/>
            </w:r>
            <w:r>
              <w:rPr>
                <w:noProof/>
                <w:webHidden/>
              </w:rPr>
              <w:fldChar w:fldCharType="begin"/>
            </w:r>
            <w:r>
              <w:rPr>
                <w:noProof/>
                <w:webHidden/>
              </w:rPr>
              <w:instrText xml:space="preserve"> PAGEREF _Toc154001258 \h </w:instrText>
            </w:r>
            <w:r>
              <w:rPr>
                <w:noProof/>
                <w:webHidden/>
              </w:rPr>
            </w:r>
            <w:r>
              <w:rPr>
                <w:noProof/>
                <w:webHidden/>
              </w:rPr>
              <w:fldChar w:fldCharType="separate"/>
            </w:r>
            <w:r>
              <w:rPr>
                <w:noProof/>
                <w:webHidden/>
              </w:rPr>
              <w:t>28</w:t>
            </w:r>
            <w:r>
              <w:rPr>
                <w:noProof/>
                <w:webHidden/>
              </w:rPr>
              <w:fldChar w:fldCharType="end"/>
            </w:r>
          </w:hyperlink>
        </w:p>
        <w:p w14:paraId="34F720DE" w14:textId="6C29E500" w:rsidR="006660A6" w:rsidRDefault="006660A6">
          <w:pPr>
            <w:pStyle w:val="TOC2"/>
            <w:tabs>
              <w:tab w:val="right" w:leader="dot" w:pos="9062"/>
            </w:tabs>
            <w:rPr>
              <w:rFonts w:asciiTheme="minorHAnsi" w:eastAsiaTheme="minorEastAsia" w:hAnsiTheme="minorHAnsi" w:cstheme="minorBidi"/>
              <w:noProof/>
              <w:lang w:eastAsia="en-IN"/>
            </w:rPr>
          </w:pPr>
          <w:hyperlink w:anchor="_Toc154001259" w:history="1">
            <w:r w:rsidRPr="00C871A7">
              <w:rPr>
                <w:rStyle w:val="Hyperlink"/>
                <w:noProof/>
              </w:rPr>
              <w:t>4.4 Discussion</w:t>
            </w:r>
            <w:r>
              <w:rPr>
                <w:noProof/>
                <w:webHidden/>
              </w:rPr>
              <w:tab/>
            </w:r>
            <w:r>
              <w:rPr>
                <w:noProof/>
                <w:webHidden/>
              </w:rPr>
              <w:fldChar w:fldCharType="begin"/>
            </w:r>
            <w:r>
              <w:rPr>
                <w:noProof/>
                <w:webHidden/>
              </w:rPr>
              <w:instrText xml:space="preserve"> PAGEREF _Toc154001259 \h </w:instrText>
            </w:r>
            <w:r>
              <w:rPr>
                <w:noProof/>
                <w:webHidden/>
              </w:rPr>
            </w:r>
            <w:r>
              <w:rPr>
                <w:noProof/>
                <w:webHidden/>
              </w:rPr>
              <w:fldChar w:fldCharType="separate"/>
            </w:r>
            <w:r>
              <w:rPr>
                <w:noProof/>
                <w:webHidden/>
              </w:rPr>
              <w:t>29</w:t>
            </w:r>
            <w:r>
              <w:rPr>
                <w:noProof/>
                <w:webHidden/>
              </w:rPr>
              <w:fldChar w:fldCharType="end"/>
            </w:r>
          </w:hyperlink>
        </w:p>
        <w:p w14:paraId="07B4C53C" w14:textId="6662C212" w:rsidR="006660A6" w:rsidRDefault="006660A6">
          <w:pPr>
            <w:pStyle w:val="TOC1"/>
            <w:tabs>
              <w:tab w:val="right" w:leader="dot" w:pos="9062"/>
            </w:tabs>
            <w:rPr>
              <w:rFonts w:asciiTheme="minorHAnsi" w:eastAsiaTheme="minorEastAsia" w:hAnsiTheme="minorHAnsi" w:cstheme="minorBidi"/>
              <w:noProof/>
              <w:lang w:eastAsia="en-IN"/>
            </w:rPr>
          </w:pPr>
          <w:hyperlink w:anchor="_Toc154001260" w:history="1">
            <w:r w:rsidRPr="00C871A7">
              <w:rPr>
                <w:rStyle w:val="Hyperlink"/>
                <w:noProof/>
              </w:rPr>
              <w:t>5 Conclusion</w:t>
            </w:r>
            <w:r>
              <w:rPr>
                <w:noProof/>
                <w:webHidden/>
              </w:rPr>
              <w:tab/>
            </w:r>
            <w:r>
              <w:rPr>
                <w:noProof/>
                <w:webHidden/>
              </w:rPr>
              <w:fldChar w:fldCharType="begin"/>
            </w:r>
            <w:r>
              <w:rPr>
                <w:noProof/>
                <w:webHidden/>
              </w:rPr>
              <w:instrText xml:space="preserve"> PAGEREF _Toc154001260 \h </w:instrText>
            </w:r>
            <w:r>
              <w:rPr>
                <w:noProof/>
                <w:webHidden/>
              </w:rPr>
            </w:r>
            <w:r>
              <w:rPr>
                <w:noProof/>
                <w:webHidden/>
              </w:rPr>
              <w:fldChar w:fldCharType="separate"/>
            </w:r>
            <w:r>
              <w:rPr>
                <w:noProof/>
                <w:webHidden/>
              </w:rPr>
              <w:t>31</w:t>
            </w:r>
            <w:r>
              <w:rPr>
                <w:noProof/>
                <w:webHidden/>
              </w:rPr>
              <w:fldChar w:fldCharType="end"/>
            </w:r>
          </w:hyperlink>
        </w:p>
        <w:p w14:paraId="3CFF4771" w14:textId="18421B99" w:rsidR="006660A6" w:rsidRDefault="006660A6">
          <w:pPr>
            <w:pStyle w:val="TOC1"/>
            <w:tabs>
              <w:tab w:val="right" w:leader="dot" w:pos="9062"/>
            </w:tabs>
            <w:rPr>
              <w:rFonts w:asciiTheme="minorHAnsi" w:eastAsiaTheme="minorEastAsia" w:hAnsiTheme="minorHAnsi" w:cstheme="minorBidi"/>
              <w:noProof/>
              <w:lang w:eastAsia="en-IN"/>
            </w:rPr>
          </w:pPr>
          <w:hyperlink w:anchor="_Toc154001261" w:history="1">
            <w:r w:rsidRPr="00C871A7">
              <w:rPr>
                <w:rStyle w:val="Hyperlink"/>
                <w:noProof/>
              </w:rPr>
              <w:t>List of Figures</w:t>
            </w:r>
            <w:r>
              <w:rPr>
                <w:noProof/>
                <w:webHidden/>
              </w:rPr>
              <w:tab/>
            </w:r>
            <w:r>
              <w:rPr>
                <w:noProof/>
                <w:webHidden/>
              </w:rPr>
              <w:fldChar w:fldCharType="begin"/>
            </w:r>
            <w:r>
              <w:rPr>
                <w:noProof/>
                <w:webHidden/>
              </w:rPr>
              <w:instrText xml:space="preserve"> PAGEREF _Toc154001261 \h </w:instrText>
            </w:r>
            <w:r>
              <w:rPr>
                <w:noProof/>
                <w:webHidden/>
              </w:rPr>
            </w:r>
            <w:r>
              <w:rPr>
                <w:noProof/>
                <w:webHidden/>
              </w:rPr>
              <w:fldChar w:fldCharType="separate"/>
            </w:r>
            <w:r>
              <w:rPr>
                <w:noProof/>
                <w:webHidden/>
              </w:rPr>
              <w:t>32</w:t>
            </w:r>
            <w:r>
              <w:rPr>
                <w:noProof/>
                <w:webHidden/>
              </w:rPr>
              <w:fldChar w:fldCharType="end"/>
            </w:r>
          </w:hyperlink>
        </w:p>
        <w:p w14:paraId="2864A02E" w14:textId="4AFB2EAA" w:rsidR="006660A6" w:rsidRDefault="006660A6">
          <w:pPr>
            <w:pStyle w:val="TOC1"/>
            <w:tabs>
              <w:tab w:val="right" w:leader="dot" w:pos="9062"/>
            </w:tabs>
            <w:rPr>
              <w:rFonts w:asciiTheme="minorHAnsi" w:eastAsiaTheme="minorEastAsia" w:hAnsiTheme="minorHAnsi" w:cstheme="minorBidi"/>
              <w:noProof/>
              <w:lang w:eastAsia="en-IN"/>
            </w:rPr>
          </w:pPr>
          <w:hyperlink w:anchor="_Toc154001262" w:history="1">
            <w:r w:rsidRPr="00C871A7">
              <w:rPr>
                <w:rStyle w:val="Hyperlink"/>
                <w:noProof/>
              </w:rPr>
              <w:t>References</w:t>
            </w:r>
            <w:r>
              <w:rPr>
                <w:noProof/>
                <w:webHidden/>
              </w:rPr>
              <w:tab/>
            </w:r>
            <w:r>
              <w:rPr>
                <w:noProof/>
                <w:webHidden/>
              </w:rPr>
              <w:fldChar w:fldCharType="begin"/>
            </w:r>
            <w:r>
              <w:rPr>
                <w:noProof/>
                <w:webHidden/>
              </w:rPr>
              <w:instrText xml:space="preserve"> PAGEREF _Toc154001262 \h </w:instrText>
            </w:r>
            <w:r>
              <w:rPr>
                <w:noProof/>
                <w:webHidden/>
              </w:rPr>
            </w:r>
            <w:r>
              <w:rPr>
                <w:noProof/>
                <w:webHidden/>
              </w:rPr>
              <w:fldChar w:fldCharType="separate"/>
            </w:r>
            <w:r>
              <w:rPr>
                <w:noProof/>
                <w:webHidden/>
              </w:rPr>
              <w:t>33</w:t>
            </w:r>
            <w:r>
              <w:rPr>
                <w:noProof/>
                <w:webHidden/>
              </w:rPr>
              <w:fldChar w:fldCharType="end"/>
            </w:r>
          </w:hyperlink>
        </w:p>
        <w:p w14:paraId="0E5B105E" w14:textId="3761CE4B" w:rsidR="002B4B6E" w:rsidRPr="006660A6" w:rsidRDefault="002B4B6E" w:rsidP="00A84B5F">
          <w:r w:rsidRPr="006660A6">
            <w:rPr>
              <w:b/>
              <w:bCs/>
              <w:noProof/>
            </w:rPr>
            <w:fldChar w:fldCharType="end"/>
          </w:r>
        </w:p>
      </w:sdtContent>
    </w:sdt>
    <w:p w14:paraId="2DBD3FBD" w14:textId="5E1037AF" w:rsidR="005A65F9" w:rsidRPr="006660A6" w:rsidRDefault="005A65F9" w:rsidP="00A84B5F"/>
    <w:p w14:paraId="2F351708" w14:textId="77777777" w:rsidR="005A65F9" w:rsidRPr="006660A6" w:rsidRDefault="005A65F9">
      <w:pPr>
        <w:jc w:val="left"/>
      </w:pPr>
      <w:r w:rsidRPr="006660A6">
        <w:br w:type="page"/>
      </w:r>
    </w:p>
    <w:p w14:paraId="51C718D3" w14:textId="0A1F5AFE" w:rsidR="005A65F9" w:rsidRPr="006660A6" w:rsidRDefault="005A65F9" w:rsidP="00A84B5F"/>
    <w:p w14:paraId="6FF278BE" w14:textId="77777777" w:rsidR="005A65F9" w:rsidRPr="006660A6" w:rsidRDefault="005A65F9">
      <w:pPr>
        <w:jc w:val="left"/>
      </w:pPr>
      <w:r w:rsidRPr="006660A6">
        <w:br w:type="page"/>
      </w:r>
    </w:p>
    <w:p w14:paraId="6ED8B186" w14:textId="77777777" w:rsidR="00334CB8" w:rsidRPr="006660A6" w:rsidRDefault="00334CB8" w:rsidP="00A84B5F">
      <w:pPr>
        <w:sectPr w:rsidR="00334CB8" w:rsidRPr="006660A6" w:rsidSect="00334CB8">
          <w:pgSz w:w="11906" w:h="16838"/>
          <w:pgMar w:top="1417" w:right="1417" w:bottom="1134" w:left="1417" w:header="708" w:footer="708" w:gutter="0"/>
          <w:pgNumType w:fmt="lowerRoman" w:start="1"/>
          <w:cols w:space="708"/>
          <w:titlePg/>
          <w:docGrid w:linePitch="360"/>
        </w:sectPr>
      </w:pPr>
    </w:p>
    <w:p w14:paraId="16A5A840" w14:textId="7E3BD05F" w:rsidR="00A13D90" w:rsidRPr="006660A6" w:rsidRDefault="00137203" w:rsidP="00BD1EB5">
      <w:pPr>
        <w:pStyle w:val="Heading1"/>
      </w:pPr>
      <w:bookmarkStart w:id="5" w:name="_Toc154001208"/>
      <w:r w:rsidRPr="006660A6">
        <w:lastRenderedPageBreak/>
        <w:t xml:space="preserve">1 </w:t>
      </w:r>
      <w:r w:rsidR="0067366D" w:rsidRPr="006660A6">
        <w:t>Introduction</w:t>
      </w:r>
      <w:bookmarkEnd w:id="5"/>
    </w:p>
    <w:p w14:paraId="269B019B" w14:textId="5963BF33" w:rsidR="00137203" w:rsidRPr="006660A6" w:rsidRDefault="00137203" w:rsidP="00BD1EB5">
      <w:pPr>
        <w:pStyle w:val="Heading2"/>
      </w:pPr>
      <w:bookmarkStart w:id="6" w:name="_Toc154001209"/>
      <w:r w:rsidRPr="006660A6">
        <w:t>Motivation of the work</w:t>
      </w:r>
      <w:bookmarkEnd w:id="6"/>
    </w:p>
    <w:p w14:paraId="59BF95F8" w14:textId="44359094" w:rsidR="00886FC6" w:rsidRPr="006660A6" w:rsidRDefault="0003614F" w:rsidP="00A84B5F">
      <w:pPr>
        <w:rPr>
          <w:shd w:val="clear" w:color="auto" w:fill="FFFFFF"/>
        </w:rPr>
      </w:pPr>
      <w:r w:rsidRPr="006660A6">
        <w:rPr>
          <w:shd w:val="clear" w:color="auto" w:fill="FFFFFF"/>
        </w:rPr>
        <w:t xml:space="preserve">Material </w:t>
      </w:r>
      <w:r w:rsidR="008F5F4F">
        <w:rPr>
          <w:shd w:val="clear" w:color="auto" w:fill="FFFFFF"/>
        </w:rPr>
        <w:t>s</w:t>
      </w:r>
      <w:r w:rsidRPr="006660A6">
        <w:rPr>
          <w:shd w:val="clear" w:color="auto" w:fill="FFFFFF"/>
        </w:rPr>
        <w:t>election is an important part of manufacturing process</w:t>
      </w:r>
      <w:r w:rsidR="00630C74" w:rsidRPr="006660A6">
        <w:rPr>
          <w:shd w:val="clear" w:color="auto" w:fill="FFFFFF"/>
        </w:rPr>
        <w:t xml:space="preserve">. </w:t>
      </w:r>
      <w:r w:rsidR="00B24D4C" w:rsidRPr="006660A6">
        <w:rPr>
          <w:shd w:val="clear" w:color="auto" w:fill="FFFFFF"/>
        </w:rPr>
        <w:t>To choose the correct material, properties of different materials need to be determined so as to</w:t>
      </w:r>
      <w:r w:rsidR="00826A2A" w:rsidRPr="006660A6">
        <w:rPr>
          <w:shd w:val="clear" w:color="auto" w:fill="FFFFFF"/>
        </w:rPr>
        <w:t xml:space="preserve"> find the material that best suits the </w:t>
      </w:r>
      <w:r w:rsidR="00100338" w:rsidRPr="006660A6">
        <w:rPr>
          <w:shd w:val="clear" w:color="auto" w:fill="FFFFFF"/>
        </w:rPr>
        <w:t>criteria defined by the application.</w:t>
      </w:r>
      <w:r w:rsidR="006836FF" w:rsidRPr="006660A6">
        <w:rPr>
          <w:shd w:val="clear" w:color="auto" w:fill="FFFFFF"/>
        </w:rPr>
        <w:t xml:space="preserve"> </w:t>
      </w:r>
      <w:r w:rsidR="00744ED9" w:rsidRPr="006660A6">
        <w:rPr>
          <w:shd w:val="clear" w:color="auto" w:fill="FFFFFF"/>
        </w:rPr>
        <w:t xml:space="preserve">The science of determining material properties is called </w:t>
      </w:r>
      <w:r w:rsidR="00886FC6" w:rsidRPr="006660A6">
        <w:rPr>
          <w:shd w:val="clear" w:color="auto" w:fill="FFFFFF"/>
        </w:rPr>
        <w:t>M</w:t>
      </w:r>
      <w:r w:rsidR="00744ED9" w:rsidRPr="006660A6">
        <w:rPr>
          <w:shd w:val="clear" w:color="auto" w:fill="FFFFFF"/>
        </w:rPr>
        <w:t xml:space="preserve">aterial </w:t>
      </w:r>
      <w:r w:rsidR="00886FC6" w:rsidRPr="006660A6">
        <w:rPr>
          <w:shd w:val="clear" w:color="auto" w:fill="FFFFFF"/>
        </w:rPr>
        <w:t>M</w:t>
      </w:r>
      <w:r w:rsidR="00744ED9" w:rsidRPr="006660A6">
        <w:rPr>
          <w:shd w:val="clear" w:color="auto" w:fill="FFFFFF"/>
        </w:rPr>
        <w:t>odelling</w:t>
      </w:r>
      <w:r w:rsidR="00016C25" w:rsidRPr="006660A6">
        <w:rPr>
          <w:shd w:val="clear" w:color="auto" w:fill="FFFFFF"/>
        </w:rPr>
        <w:t xml:space="preserve">. </w:t>
      </w:r>
    </w:p>
    <w:p w14:paraId="4B7AEADF" w14:textId="0BE96ACF" w:rsidR="00886FC6" w:rsidRPr="006660A6" w:rsidRDefault="00016C25" w:rsidP="00A84B5F">
      <w:pPr>
        <w:rPr>
          <w:shd w:val="clear" w:color="auto" w:fill="FFFFFF"/>
        </w:rPr>
      </w:pPr>
      <w:r w:rsidRPr="006660A6">
        <w:rPr>
          <w:shd w:val="clear" w:color="auto" w:fill="FFFFFF"/>
        </w:rPr>
        <w:t xml:space="preserve">A common way of modelling materials is by performing computational simulations </w:t>
      </w:r>
      <w:r w:rsidR="00637017" w:rsidRPr="006660A6">
        <w:rPr>
          <w:shd w:val="clear" w:color="auto" w:fill="FFFFFF"/>
        </w:rPr>
        <w:t xml:space="preserve">to understand the behaviour of materials under </w:t>
      </w:r>
      <w:r w:rsidR="00242925" w:rsidRPr="006660A6">
        <w:rPr>
          <w:shd w:val="clear" w:color="auto" w:fill="FFFFFF"/>
        </w:rPr>
        <w:t>loading.</w:t>
      </w:r>
      <w:r w:rsidR="006836FF" w:rsidRPr="006660A6">
        <w:rPr>
          <w:shd w:val="clear" w:color="auto" w:fill="FFFFFF"/>
        </w:rPr>
        <w:t xml:space="preserve"> However, </w:t>
      </w:r>
      <w:r w:rsidR="001A5371" w:rsidRPr="006660A6">
        <w:rPr>
          <w:shd w:val="clear" w:color="auto" w:fill="FFFFFF"/>
        </w:rPr>
        <w:t>c</w:t>
      </w:r>
      <w:r w:rsidR="00494A9B" w:rsidRPr="006660A6">
        <w:rPr>
          <w:shd w:val="clear" w:color="auto" w:fill="FFFFFF"/>
        </w:rPr>
        <w:t xml:space="preserve">omputational </w:t>
      </w:r>
      <w:r w:rsidR="001A5371" w:rsidRPr="006660A6">
        <w:rPr>
          <w:shd w:val="clear" w:color="auto" w:fill="FFFFFF"/>
        </w:rPr>
        <w:t>s</w:t>
      </w:r>
      <w:r w:rsidR="00494A9B" w:rsidRPr="006660A6">
        <w:rPr>
          <w:shd w:val="clear" w:color="auto" w:fill="FFFFFF"/>
        </w:rPr>
        <w:t xml:space="preserve">imulations </w:t>
      </w:r>
      <w:r w:rsidR="007355DF" w:rsidRPr="006660A6">
        <w:rPr>
          <w:shd w:val="clear" w:color="auto" w:fill="FFFFFF"/>
        </w:rPr>
        <w:t xml:space="preserve">of </w:t>
      </w:r>
      <w:r w:rsidR="008F5F4F">
        <w:rPr>
          <w:shd w:val="clear" w:color="auto" w:fill="FFFFFF"/>
        </w:rPr>
        <w:t>c</w:t>
      </w:r>
      <w:r w:rsidR="007355DF" w:rsidRPr="006660A6">
        <w:rPr>
          <w:shd w:val="clear" w:color="auto" w:fill="FFFFFF"/>
        </w:rPr>
        <w:t>rystal</w:t>
      </w:r>
      <w:r w:rsidR="00703F67" w:rsidRPr="006660A6">
        <w:rPr>
          <w:shd w:val="clear" w:color="auto" w:fill="FFFFFF"/>
        </w:rPr>
        <w:t xml:space="preserve"> </w:t>
      </w:r>
      <w:r w:rsidR="008F5F4F">
        <w:rPr>
          <w:shd w:val="clear" w:color="auto" w:fill="FFFFFF"/>
        </w:rPr>
        <w:t>p</w:t>
      </w:r>
      <w:r w:rsidR="00703F67" w:rsidRPr="006660A6">
        <w:rPr>
          <w:shd w:val="clear" w:color="auto" w:fill="FFFFFF"/>
        </w:rPr>
        <w:t xml:space="preserve">lasticity </w:t>
      </w:r>
      <w:r w:rsidR="001A5371" w:rsidRPr="006660A6">
        <w:rPr>
          <w:shd w:val="clear" w:color="auto" w:fill="FFFFFF"/>
        </w:rPr>
        <w:t xml:space="preserve">to determine </w:t>
      </w:r>
      <w:r w:rsidR="00C65074" w:rsidRPr="006660A6">
        <w:rPr>
          <w:shd w:val="clear" w:color="auto" w:fill="FFFFFF"/>
        </w:rPr>
        <w:t xml:space="preserve">mechanical behaviour of </w:t>
      </w:r>
      <w:r w:rsidR="001A5371" w:rsidRPr="006660A6">
        <w:rPr>
          <w:shd w:val="clear" w:color="auto" w:fill="FFFFFF"/>
        </w:rPr>
        <w:t xml:space="preserve">anisotropic </w:t>
      </w:r>
      <w:r w:rsidR="00C65074" w:rsidRPr="006660A6">
        <w:rPr>
          <w:shd w:val="clear" w:color="auto" w:fill="FFFFFF"/>
        </w:rPr>
        <w:t xml:space="preserve">materials </w:t>
      </w:r>
      <w:r w:rsidR="00703F67" w:rsidRPr="006660A6">
        <w:rPr>
          <w:shd w:val="clear" w:color="auto" w:fill="FFFFFF"/>
        </w:rPr>
        <w:t>is expensive</w:t>
      </w:r>
      <w:ins w:id="7" w:author="Guest User" w:date="2023-12-19T18:07:00Z">
        <w:r w:rsidR="00703F67" w:rsidRPr="006660A6">
          <w:rPr>
            <w:shd w:val="clear" w:color="auto" w:fill="FFFFFF"/>
          </w:rPr>
          <w:t xml:space="preserve">. </w:t>
        </w:r>
      </w:ins>
    </w:p>
    <w:p w14:paraId="6FD14CC7" w14:textId="5D9E0587" w:rsidR="009A5D55" w:rsidRPr="006660A6" w:rsidRDefault="00703F67" w:rsidP="00A84B5F">
      <w:pPr>
        <w:rPr>
          <w:shd w:val="clear" w:color="auto" w:fill="FFFFFF"/>
        </w:rPr>
      </w:pPr>
      <w:r w:rsidRPr="006660A6">
        <w:rPr>
          <w:shd w:val="clear" w:color="auto" w:fill="FFFFFF"/>
        </w:rPr>
        <w:t xml:space="preserve">This paper aims at </w:t>
      </w:r>
      <w:r w:rsidR="00C4741A" w:rsidRPr="006660A6">
        <w:rPr>
          <w:shd w:val="clear" w:color="auto" w:fill="FFFFFF"/>
        </w:rPr>
        <w:t xml:space="preserve">combining </w:t>
      </w:r>
      <w:r w:rsidR="008F5F4F">
        <w:rPr>
          <w:shd w:val="clear" w:color="auto" w:fill="FFFFFF"/>
        </w:rPr>
        <w:t>c</w:t>
      </w:r>
      <w:r w:rsidR="00C4741A" w:rsidRPr="006660A6">
        <w:rPr>
          <w:shd w:val="clear" w:color="auto" w:fill="FFFFFF"/>
        </w:rPr>
        <w:t xml:space="preserve">rystal </w:t>
      </w:r>
      <w:r w:rsidR="008F5F4F">
        <w:rPr>
          <w:shd w:val="clear" w:color="auto" w:fill="FFFFFF"/>
        </w:rPr>
        <w:t>p</w:t>
      </w:r>
      <w:r w:rsidR="00C4741A" w:rsidRPr="006660A6">
        <w:rPr>
          <w:shd w:val="clear" w:color="auto" w:fill="FFFFFF"/>
        </w:rPr>
        <w:t xml:space="preserve">lasticity </w:t>
      </w:r>
      <w:r w:rsidR="008F5F4F">
        <w:rPr>
          <w:shd w:val="clear" w:color="auto" w:fill="FFFFFF"/>
        </w:rPr>
        <w:t>t</w:t>
      </w:r>
      <w:r w:rsidR="004E2E85" w:rsidRPr="006660A6">
        <w:rPr>
          <w:shd w:val="clear" w:color="auto" w:fill="FFFFFF"/>
        </w:rPr>
        <w:t>heory</w:t>
      </w:r>
      <w:r w:rsidR="00C4741A" w:rsidRPr="006660A6">
        <w:rPr>
          <w:shd w:val="clear" w:color="auto" w:fill="FFFFFF"/>
        </w:rPr>
        <w:t xml:space="preserve"> and Machine learning </w:t>
      </w:r>
      <w:r w:rsidR="00574A37" w:rsidRPr="006660A6">
        <w:rPr>
          <w:shd w:val="clear" w:color="auto" w:fill="FFFFFF"/>
        </w:rPr>
        <w:t xml:space="preserve">by using </w:t>
      </w:r>
      <w:r w:rsidR="00C4741A" w:rsidRPr="006660A6">
        <w:rPr>
          <w:shd w:val="clear" w:color="auto" w:fill="FFFFFF"/>
        </w:rPr>
        <w:t xml:space="preserve">Convolutional Neural Networks to predict the behaviour of anisotropic </w:t>
      </w:r>
      <w:r w:rsidR="00EE7E57" w:rsidRPr="006660A6">
        <w:rPr>
          <w:shd w:val="clear" w:color="auto" w:fill="FFFFFF"/>
        </w:rPr>
        <w:t>metals. The</w:t>
      </w:r>
      <w:r w:rsidR="00C4741A" w:rsidRPr="006660A6">
        <w:rPr>
          <w:shd w:val="clear" w:color="auto" w:fill="FFFFFF"/>
        </w:rPr>
        <w:t xml:space="preserve"> broader goal is to contribute towards developing neural network models that can be used as a replacement for computational simulations</w:t>
      </w:r>
    </w:p>
    <w:p w14:paraId="1ADDC37B" w14:textId="0214056D" w:rsidR="00574A37" w:rsidRPr="006660A6" w:rsidRDefault="00574A37" w:rsidP="00AC0DE3">
      <w:pPr>
        <w:pStyle w:val="Heading2"/>
      </w:pPr>
      <w:bookmarkStart w:id="8" w:name="_Toc154001210"/>
      <w:r w:rsidRPr="006660A6">
        <w:t>Objective</w:t>
      </w:r>
      <w:bookmarkEnd w:id="8"/>
    </w:p>
    <w:p w14:paraId="5C2FA2E9" w14:textId="220625BF" w:rsidR="00886FC6" w:rsidRPr="006660A6" w:rsidRDefault="000F3123" w:rsidP="00A84B5F">
      <w:r w:rsidRPr="006660A6">
        <w:t>Co</w:t>
      </w:r>
      <w:r w:rsidR="00C871E6" w:rsidRPr="006660A6">
        <w:t xml:space="preserve">mputational </w:t>
      </w:r>
      <w:r w:rsidR="008F5F4F">
        <w:t>s</w:t>
      </w:r>
      <w:r w:rsidR="00C871E6" w:rsidRPr="006660A6">
        <w:t xml:space="preserve">imulations were carried out on a 50 grain </w:t>
      </w:r>
      <w:r w:rsidR="008F5F4F">
        <w:t>AA5083 RVE</w:t>
      </w:r>
      <w:r w:rsidR="00A951A5" w:rsidRPr="006660A6">
        <w:t xml:space="preserve"> </w:t>
      </w:r>
      <w:r w:rsidRPr="006660A6">
        <w:t xml:space="preserve">which is an aluminium alloy commonly used in </w:t>
      </w:r>
      <w:r w:rsidR="008F5F4F">
        <w:t>a</w:t>
      </w:r>
      <w:r w:rsidRPr="006660A6">
        <w:t xml:space="preserve">erospace structures. </w:t>
      </w:r>
      <w:r w:rsidR="00347FAD" w:rsidRPr="006660A6">
        <w:t xml:space="preserve">The element was subjected to </w:t>
      </w:r>
      <w:r w:rsidR="00254F5B" w:rsidRPr="006660A6">
        <w:t xml:space="preserve">different types of loading and the information obtained through </w:t>
      </w:r>
      <w:r w:rsidR="008F5F4F">
        <w:t>c</w:t>
      </w:r>
      <w:r w:rsidR="00254F5B" w:rsidRPr="006660A6">
        <w:t xml:space="preserve">rystal </w:t>
      </w:r>
      <w:r w:rsidR="008F5F4F">
        <w:t>p</w:t>
      </w:r>
      <w:r w:rsidR="00254F5B" w:rsidRPr="006660A6">
        <w:t xml:space="preserve">lasticity </w:t>
      </w:r>
      <w:r w:rsidR="00033C10" w:rsidRPr="006660A6">
        <w:t>simulations over the grain</w:t>
      </w:r>
      <w:r w:rsidR="00254F5B" w:rsidRPr="006660A6">
        <w:t xml:space="preserve"> </w:t>
      </w:r>
      <w:r w:rsidR="00033C10" w:rsidRPr="006660A6">
        <w:t>in DAMASK was stored</w:t>
      </w:r>
      <w:r w:rsidR="00D54752" w:rsidRPr="006660A6">
        <w:t xml:space="preserve"> in HDF5format</w:t>
      </w:r>
      <w:r w:rsidR="00033C10" w:rsidRPr="006660A6">
        <w:t xml:space="preserve">. </w:t>
      </w:r>
      <w:r w:rsidR="007B5D62" w:rsidRPr="006660A6">
        <w:t xml:space="preserve">The data from the DAMASK simulations </w:t>
      </w:r>
      <w:r w:rsidR="00D346D1" w:rsidRPr="006660A6">
        <w:t>contains the deformation gradient, orientations, slip resistance and stresses produced in each grain in the RVE</w:t>
      </w:r>
      <w:r w:rsidR="0017211E" w:rsidRPr="006660A6">
        <w:t xml:space="preserve"> for each time increment </w:t>
      </w:r>
      <w:r w:rsidR="002407D3" w:rsidRPr="006660A6">
        <w:t>in each state.</w:t>
      </w:r>
    </w:p>
    <w:p w14:paraId="1B64CC63" w14:textId="251839AA" w:rsidR="00380BAD" w:rsidRPr="006660A6" w:rsidRDefault="00380BAD" w:rsidP="00A84B5F">
      <w:r w:rsidRPr="006660A6">
        <w:t xml:space="preserve">The objective of this paper is to obtain </w:t>
      </w:r>
      <w:r w:rsidR="00E16D19" w:rsidRPr="006660A6">
        <w:t xml:space="preserve">useful information from the DAMASK simulations </w:t>
      </w:r>
      <w:r w:rsidR="002407D3" w:rsidRPr="006660A6">
        <w:t xml:space="preserve">namely, deformation gradient, orientations and stresses produced for each time increment of a state </w:t>
      </w:r>
      <w:r w:rsidR="00275765" w:rsidRPr="006660A6">
        <w:t>such that it represents the crystal structure of the RVE</w:t>
      </w:r>
      <w:r w:rsidR="00F84178" w:rsidRPr="006660A6">
        <w:t xml:space="preserve">. This </w:t>
      </w:r>
      <w:r w:rsidR="008A400E" w:rsidRPr="006660A6">
        <w:t xml:space="preserve">dataset is then fed through </w:t>
      </w:r>
      <w:r w:rsidR="008F5F4F">
        <w:t>the</w:t>
      </w:r>
      <w:r w:rsidR="008A400E" w:rsidRPr="006660A6">
        <w:t xml:space="preserve"> </w:t>
      </w:r>
      <w:r w:rsidR="008F5F4F">
        <w:t xml:space="preserve">CNN </w:t>
      </w:r>
      <w:r w:rsidR="008A400E" w:rsidRPr="006660A6">
        <w:t xml:space="preserve">based on </w:t>
      </w:r>
      <w:proofErr w:type="spellStart"/>
      <w:r w:rsidR="008A400E" w:rsidRPr="006660A6">
        <w:t>Py</w:t>
      </w:r>
      <w:r w:rsidR="008F5F4F">
        <w:t>T</w:t>
      </w:r>
      <w:r w:rsidR="008A400E" w:rsidRPr="006660A6">
        <w:t>orch</w:t>
      </w:r>
      <w:proofErr w:type="spellEnd"/>
      <w:r w:rsidR="008A400E" w:rsidRPr="006660A6">
        <w:t xml:space="preserve"> </w:t>
      </w:r>
      <w:r w:rsidR="00D054A8" w:rsidRPr="006660A6">
        <w:t>to create a model that can replicate the relationship between the deformation gradient</w:t>
      </w:r>
      <w:r w:rsidR="00CA7D71" w:rsidRPr="006660A6">
        <w:t xml:space="preserve"> and stresses produced due these deformation gradients while also taking into account the orientation of each grain.</w:t>
      </w:r>
    </w:p>
    <w:p w14:paraId="7BFACFA1" w14:textId="2FA8608F" w:rsidR="008F5DB8" w:rsidRPr="006660A6" w:rsidRDefault="00CA7D71" w:rsidP="00AC0DE3">
      <w:pPr>
        <w:pStyle w:val="Heading2"/>
      </w:pPr>
      <w:bookmarkStart w:id="9" w:name="_Toc154001211"/>
      <w:r w:rsidRPr="006660A6">
        <w:t>S</w:t>
      </w:r>
      <w:r w:rsidR="002E143C" w:rsidRPr="006660A6">
        <w:t>tructure of the work</w:t>
      </w:r>
      <w:bookmarkEnd w:id="9"/>
    </w:p>
    <w:p w14:paraId="640EC6A7" w14:textId="3A0F9B19" w:rsidR="002E143C" w:rsidRPr="006660A6" w:rsidRDefault="00747CDD" w:rsidP="00A84B5F">
      <w:r w:rsidRPr="006660A6">
        <w:t xml:space="preserve">The </w:t>
      </w:r>
      <w:r w:rsidR="008F5F4F">
        <w:t>t</w:t>
      </w:r>
      <w:r w:rsidRPr="006660A6">
        <w:t xml:space="preserve">erm </w:t>
      </w:r>
      <w:r w:rsidR="008F5F4F">
        <w:t>p</w:t>
      </w:r>
      <w:r w:rsidRPr="006660A6">
        <w:t xml:space="preserve">aper is divided into </w:t>
      </w:r>
      <w:r w:rsidR="008F5F4F">
        <w:t xml:space="preserve">5 </w:t>
      </w:r>
      <w:r w:rsidRPr="006660A6">
        <w:t>section</w:t>
      </w:r>
      <w:r w:rsidR="008F5F4F">
        <w:t>s</w:t>
      </w:r>
      <w:r w:rsidRPr="006660A6">
        <w:t xml:space="preserve">. The first section, State of the Art, gives the background information related to the project which includes a basic understanding of Crystal Plasticity theory and Machine Learning. The second section, describes the problem </w:t>
      </w:r>
      <w:r w:rsidR="00D32740" w:rsidRPr="006660A6">
        <w:t xml:space="preserve">statement </w:t>
      </w:r>
      <w:r w:rsidRPr="006660A6">
        <w:t xml:space="preserve">and </w:t>
      </w:r>
      <w:r w:rsidR="00D32740" w:rsidRPr="006660A6">
        <w:t>the implementation of the experiment</w:t>
      </w:r>
      <w:r w:rsidR="00B50E6F" w:rsidRPr="006660A6">
        <w:t xml:space="preserve"> and </w:t>
      </w:r>
      <w:r w:rsidR="008F5F4F">
        <w:t xml:space="preserve">the </w:t>
      </w:r>
      <w:r w:rsidR="00D32740" w:rsidRPr="006660A6">
        <w:t>tools used</w:t>
      </w:r>
      <w:r w:rsidR="00B50E6F" w:rsidRPr="006660A6">
        <w:t xml:space="preserve">. This is followed by the Results and Discussion </w:t>
      </w:r>
      <w:r w:rsidR="008F5F4F">
        <w:t>s</w:t>
      </w:r>
      <w:r w:rsidR="00B50E6F" w:rsidRPr="006660A6">
        <w:t>ection that contains the result of</w:t>
      </w:r>
      <w:r w:rsidR="00662B20" w:rsidRPr="006660A6">
        <w:t xml:space="preserve"> the</w:t>
      </w:r>
      <w:r w:rsidR="00B50E6F" w:rsidRPr="006660A6">
        <w:t xml:space="preserve"> experiment </w:t>
      </w:r>
      <w:r w:rsidR="00E4128F" w:rsidRPr="006660A6">
        <w:t>and its interpretation. At the end, there is a Conclusion</w:t>
      </w:r>
      <w:r w:rsidR="008F5F4F">
        <w:t xml:space="preserve"> section</w:t>
      </w:r>
      <w:r w:rsidR="00E4128F" w:rsidRPr="006660A6">
        <w:t xml:space="preserve"> </w:t>
      </w:r>
      <w:r w:rsidR="00662B20" w:rsidRPr="006660A6">
        <w:t>which includes the feasibility of the experiment and future enhancements needed.</w:t>
      </w:r>
    </w:p>
    <w:p w14:paraId="45004694" w14:textId="77777777" w:rsidR="008F5DB8" w:rsidRPr="006660A6" w:rsidRDefault="008F5DB8" w:rsidP="00A84B5F"/>
    <w:p w14:paraId="2768EC91" w14:textId="0C2A7C59" w:rsidR="004E2E85" w:rsidRPr="006660A6" w:rsidRDefault="004E2E85" w:rsidP="00A84B5F"/>
    <w:p w14:paraId="49F0D065" w14:textId="77777777" w:rsidR="00F33C8C" w:rsidRPr="006660A6" w:rsidRDefault="00F33C8C" w:rsidP="00A84B5F"/>
    <w:p w14:paraId="68551CD5" w14:textId="77777777" w:rsidR="00574A37" w:rsidRPr="006660A6" w:rsidRDefault="00574A37" w:rsidP="00A84B5F"/>
    <w:p w14:paraId="2BDA8099" w14:textId="557D563E" w:rsidR="00574A37" w:rsidRPr="006660A6" w:rsidRDefault="00574A37" w:rsidP="00A84B5F">
      <w:pPr>
        <w:rPr>
          <w:shd w:val="clear" w:color="auto" w:fill="FFFFFF"/>
        </w:rPr>
      </w:pPr>
    </w:p>
    <w:p w14:paraId="36EC9C1A" w14:textId="77777777" w:rsidR="00102501" w:rsidRPr="006660A6" w:rsidRDefault="00102501" w:rsidP="00A84B5F"/>
    <w:p w14:paraId="7A724287" w14:textId="31706D0E" w:rsidR="00F336C3" w:rsidRPr="006660A6" w:rsidRDefault="00F336C3" w:rsidP="00BD1EB5">
      <w:pPr>
        <w:pStyle w:val="Heading1"/>
        <w:numPr>
          <w:ilvl w:val="0"/>
          <w:numId w:val="1"/>
        </w:numPr>
      </w:pPr>
      <w:bookmarkStart w:id="10" w:name="_Toc154001212"/>
      <w:r w:rsidRPr="006660A6">
        <w:lastRenderedPageBreak/>
        <w:t>State of the Art</w:t>
      </w:r>
      <w:bookmarkEnd w:id="10"/>
    </w:p>
    <w:p w14:paraId="5076B5F0" w14:textId="38C73D44" w:rsidR="00097B29" w:rsidRPr="006660A6" w:rsidRDefault="003C73AD" w:rsidP="00262D4D">
      <w:pPr>
        <w:pStyle w:val="Heading2"/>
      </w:pPr>
      <w:r w:rsidRPr="006660A6">
        <w:t xml:space="preserve"> </w:t>
      </w:r>
      <w:bookmarkStart w:id="11" w:name="_Toc154001213"/>
      <w:r w:rsidR="00097B29" w:rsidRPr="006660A6">
        <w:t>Polycrystal</w:t>
      </w:r>
      <w:bookmarkEnd w:id="11"/>
    </w:p>
    <w:p w14:paraId="2C482A5F" w14:textId="23E652AC" w:rsidR="009C4585" w:rsidRPr="006660A6" w:rsidRDefault="0033408B" w:rsidP="00A84B5F">
      <w:r w:rsidRPr="006660A6">
        <w:t>Polycrystalline materials are solid structures comprised of numerous tiny crystals known as "grains." These grains are delineated by grain boundaries and typically exhibit random crystallographic orientations.</w:t>
      </w:r>
      <w:r w:rsidR="00472C41" w:rsidRPr="006660A6">
        <w:t xml:space="preserve"> </w:t>
      </w:r>
      <w:r w:rsidR="00C87FBA" w:rsidRPr="006660A6">
        <w:t xml:space="preserve">Polycrystals are </w:t>
      </w:r>
      <w:r w:rsidR="0060253D" w:rsidRPr="006660A6">
        <w:t xml:space="preserve">made of </w:t>
      </w:r>
      <w:r w:rsidR="00C87FBA" w:rsidRPr="006660A6">
        <w:t xml:space="preserve">aggregates of single crystal grains, </w:t>
      </w:r>
      <w:r w:rsidR="00514B7F" w:rsidRPr="006660A6">
        <w:t>which make up the</w:t>
      </w:r>
      <w:r w:rsidR="00C87FBA" w:rsidRPr="006660A6">
        <w:t xml:space="preserve"> RVE. </w:t>
      </w:r>
      <w:sdt>
        <w:sdtPr>
          <w:id w:val="-884247533"/>
          <w:citation/>
        </w:sdtPr>
        <w:sdtContent>
          <w:r w:rsidR="00847C3A" w:rsidRPr="006660A6">
            <w:fldChar w:fldCharType="begin"/>
          </w:r>
          <w:r w:rsidR="00847C3A" w:rsidRPr="006660A6">
            <w:instrText xml:space="preserve"> CITATION Jav18 \l 16393 </w:instrText>
          </w:r>
          <w:r w:rsidR="00847C3A" w:rsidRPr="006660A6">
            <w:fldChar w:fldCharType="separate"/>
          </w:r>
          <w:r w:rsidR="00282D8F" w:rsidRPr="006660A6">
            <w:rPr>
              <w:noProof/>
            </w:rPr>
            <w:t>(1)</w:t>
          </w:r>
          <w:r w:rsidR="00847C3A" w:rsidRPr="006660A6">
            <w:fldChar w:fldCharType="end"/>
          </w:r>
        </w:sdtContent>
      </w:sdt>
    </w:p>
    <w:p w14:paraId="055D2B8F" w14:textId="77777777" w:rsidR="00530D4E" w:rsidRPr="006660A6" w:rsidRDefault="00530D4E" w:rsidP="00A84B5F">
      <w:pPr>
        <w:pStyle w:val="ListParagraph"/>
      </w:pPr>
    </w:p>
    <w:p w14:paraId="414CEFE5" w14:textId="77777777" w:rsidR="002F25E2" w:rsidRPr="006660A6" w:rsidRDefault="002F25E2" w:rsidP="00A84B5F">
      <w:pPr>
        <w:pStyle w:val="ListParagraph"/>
      </w:pPr>
      <w:r w:rsidRPr="006660A6">
        <w:rPr>
          <w:noProof/>
        </w:rPr>
        <w:drawing>
          <wp:inline distT="0" distB="0" distL="0" distR="0" wp14:anchorId="777CB2A3" wp14:editId="05DE031E">
            <wp:extent cx="3429176" cy="29783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29176" cy="2978303"/>
                    </a:xfrm>
                    <a:prstGeom prst="rect">
                      <a:avLst/>
                    </a:prstGeom>
                  </pic:spPr>
                </pic:pic>
              </a:graphicData>
            </a:graphic>
          </wp:inline>
        </w:drawing>
      </w:r>
    </w:p>
    <w:p w14:paraId="2213B29C" w14:textId="033AAD4D" w:rsidR="002F25E2" w:rsidRPr="006660A6" w:rsidRDefault="002F25E2" w:rsidP="00A84B5F">
      <w:pPr>
        <w:pStyle w:val="Caption"/>
        <w:rPr>
          <w:b/>
          <w:bCs/>
          <w:noProof/>
        </w:rPr>
      </w:pPr>
      <w:bookmarkStart w:id="12" w:name="_Toc153927585"/>
      <w:bookmarkStart w:id="13" w:name="_Toc153978321"/>
      <w:r w:rsidRPr="006660A6">
        <w:t xml:space="preserve">Figure </w:t>
      </w:r>
      <w:fldSimple w:instr=" SEQ Figure \* ARABIC ">
        <w:r w:rsidR="00FD2947" w:rsidRPr="006660A6">
          <w:rPr>
            <w:noProof/>
          </w:rPr>
          <w:t>1</w:t>
        </w:r>
      </w:fldSimple>
      <w:r w:rsidRPr="006660A6">
        <w:t xml:space="preserve"> Schematic of </w:t>
      </w:r>
      <w:r w:rsidRPr="006660A6">
        <w:rPr>
          <w:noProof/>
        </w:rPr>
        <w:t>a Polycrystalline metallic material. The grain boundaries act as interface between grains. The movement of grains cause vacancies and atomic defects.</w:t>
      </w:r>
      <w:r w:rsidR="003A6992" w:rsidRPr="006660A6">
        <w:rPr>
          <w:noProof/>
        </w:rPr>
        <w:t xml:space="preserve"> Adapted from </w:t>
      </w:r>
      <w:r w:rsidR="003A6992" w:rsidRPr="006660A6">
        <w:rPr>
          <w:b/>
          <w:bCs/>
          <w:noProof/>
        </w:rPr>
        <w:t xml:space="preserve">Microstructure and Properties of Engineering Materials </w:t>
      </w:r>
      <w:r w:rsidR="003A6992" w:rsidRPr="006660A6">
        <w:rPr>
          <w:noProof/>
        </w:rPr>
        <w:t>Helmut Clemens, SveaMayer, and Christina Scheu.</w:t>
      </w:r>
      <w:bookmarkEnd w:id="12"/>
      <w:bookmarkEnd w:id="13"/>
    </w:p>
    <w:p w14:paraId="045C8948" w14:textId="49DDA2D0" w:rsidR="008D0807" w:rsidRPr="006660A6" w:rsidRDefault="008D0807" w:rsidP="00A84B5F">
      <w:r w:rsidRPr="006660A6">
        <w:t>Some important features of a polycrystal material are:</w:t>
      </w:r>
    </w:p>
    <w:p w14:paraId="74204A8D" w14:textId="77777777" w:rsidR="002B4134" w:rsidRPr="006660A6" w:rsidRDefault="002B4134" w:rsidP="00A84B5F">
      <w:pPr>
        <w:pStyle w:val="ListParagraph"/>
      </w:pPr>
    </w:p>
    <w:p w14:paraId="009022EE" w14:textId="454CDFE5" w:rsidR="003441CD" w:rsidRPr="006660A6" w:rsidRDefault="003441CD" w:rsidP="00262D4D">
      <w:pPr>
        <w:pStyle w:val="ListParagraph"/>
        <w:numPr>
          <w:ilvl w:val="0"/>
          <w:numId w:val="2"/>
        </w:numPr>
        <w:ind w:left="426"/>
      </w:pPr>
      <w:r w:rsidRPr="006660A6">
        <w:rPr>
          <w:b/>
          <w:bCs/>
        </w:rPr>
        <w:t>Grain Boundaries</w:t>
      </w:r>
      <w:r w:rsidR="003625F8" w:rsidRPr="006660A6">
        <w:t>:</w:t>
      </w:r>
      <w:r w:rsidR="00437738" w:rsidRPr="006660A6">
        <w:t xml:space="preserve"> </w:t>
      </w:r>
      <w:r w:rsidR="00255678" w:rsidRPr="006660A6">
        <w:t>These are the</w:t>
      </w:r>
      <w:r w:rsidR="00437738" w:rsidRPr="006660A6">
        <w:t xml:space="preserve"> boundar</w:t>
      </w:r>
      <w:r w:rsidR="00255678" w:rsidRPr="006660A6">
        <w:t>ies</w:t>
      </w:r>
      <w:r w:rsidR="00437738" w:rsidRPr="006660A6">
        <w:t xml:space="preserve"> that exists between neighbo</w:t>
      </w:r>
      <w:r w:rsidR="00C709B0" w:rsidRPr="006660A6">
        <w:t>u</w:t>
      </w:r>
      <w:r w:rsidR="00437738" w:rsidRPr="006660A6">
        <w:t>ring grains in a polycrystalline material is referred to as a grain boundary. Within these boundaries, there are alterations in crystallographic orientation, causing disturbances in the usual atomic arrangement. The characteristics of these boundaries have the potential to impact the material's overall mechanical, thermal, and electrical properties</w:t>
      </w:r>
      <w:r w:rsidR="00437738" w:rsidRPr="006660A6">
        <w:rPr>
          <w:rFonts w:cstheme="minorHAnsi"/>
        </w:rPr>
        <w:t>.</w:t>
      </w:r>
      <w:r w:rsidR="0093767A" w:rsidRPr="006660A6">
        <w:rPr>
          <w:rFonts w:cstheme="minorHAnsi"/>
          <w:color w:val="1F1F1F"/>
        </w:rPr>
        <w:t xml:space="preserve"> </w:t>
      </w:r>
      <w:r w:rsidR="0093767A" w:rsidRPr="006660A6">
        <w:rPr>
          <w:color w:val="1F1F1F"/>
        </w:rPr>
        <w:t xml:space="preserve">Grain boundaries </w:t>
      </w:r>
      <w:r w:rsidR="00514B7F" w:rsidRPr="006660A6">
        <w:rPr>
          <w:color w:val="1F1F1F"/>
        </w:rPr>
        <w:t>prevent</w:t>
      </w:r>
      <w:r w:rsidR="0093767A" w:rsidRPr="006660A6">
        <w:rPr>
          <w:color w:val="1F1F1F"/>
        </w:rPr>
        <w:t xml:space="preserve"> the movement of dislocations and </w:t>
      </w:r>
      <w:r w:rsidR="00514B7F" w:rsidRPr="006660A6">
        <w:rPr>
          <w:color w:val="1F1F1F"/>
        </w:rPr>
        <w:t xml:space="preserve">causing a </w:t>
      </w:r>
      <w:r w:rsidR="0093767A" w:rsidRPr="006660A6">
        <w:rPr>
          <w:color w:val="1F1F1F"/>
        </w:rPr>
        <w:t>strengthening effect.</w:t>
      </w:r>
      <w:sdt>
        <w:sdtPr>
          <w:rPr>
            <w:b/>
            <w:bCs/>
            <w:color w:val="1F1F1F"/>
          </w:rPr>
          <w:id w:val="241300254"/>
          <w:citation/>
        </w:sdtPr>
        <w:sdtContent>
          <w:r w:rsidR="00847C3A" w:rsidRPr="006660A6">
            <w:rPr>
              <w:b/>
              <w:bCs/>
              <w:color w:val="1F1F1F"/>
            </w:rPr>
            <w:fldChar w:fldCharType="begin"/>
          </w:r>
          <w:r w:rsidR="00847C3A" w:rsidRPr="006660A6">
            <w:rPr>
              <w:b/>
              <w:bCs/>
              <w:noProof/>
              <w:color w:val="1F1F1F"/>
            </w:rPr>
            <w:instrText xml:space="preserve"> CITATION Adr12 \l 16393 </w:instrText>
          </w:r>
          <w:r w:rsidR="00847C3A" w:rsidRPr="006660A6">
            <w:rPr>
              <w:b/>
              <w:bCs/>
              <w:color w:val="1F1F1F"/>
            </w:rPr>
            <w:fldChar w:fldCharType="separate"/>
          </w:r>
          <w:r w:rsidR="00282D8F" w:rsidRPr="006660A6">
            <w:rPr>
              <w:b/>
              <w:bCs/>
              <w:noProof/>
              <w:color w:val="1F1F1F"/>
            </w:rPr>
            <w:t xml:space="preserve"> </w:t>
          </w:r>
          <w:r w:rsidR="00282D8F" w:rsidRPr="006660A6">
            <w:rPr>
              <w:noProof/>
              <w:color w:val="1F1F1F"/>
            </w:rPr>
            <w:t>(2)</w:t>
          </w:r>
          <w:r w:rsidR="00847C3A" w:rsidRPr="006660A6">
            <w:rPr>
              <w:b/>
              <w:bCs/>
              <w:color w:val="1F1F1F"/>
            </w:rPr>
            <w:fldChar w:fldCharType="end"/>
          </w:r>
        </w:sdtContent>
      </w:sdt>
    </w:p>
    <w:p w14:paraId="6B280C2A" w14:textId="77777777" w:rsidR="002B4134" w:rsidRPr="006660A6" w:rsidRDefault="002B4134" w:rsidP="00A84B5F">
      <w:pPr>
        <w:pStyle w:val="ListParagraph"/>
      </w:pPr>
    </w:p>
    <w:p w14:paraId="177A91B3" w14:textId="06E1FEBF" w:rsidR="002B4134" w:rsidRPr="006660A6" w:rsidRDefault="003625F8" w:rsidP="00262D4D">
      <w:pPr>
        <w:pStyle w:val="ListParagraph"/>
        <w:numPr>
          <w:ilvl w:val="0"/>
          <w:numId w:val="2"/>
        </w:numPr>
        <w:ind w:left="426"/>
      </w:pPr>
      <w:r w:rsidRPr="006660A6">
        <w:rPr>
          <w:b/>
          <w:bCs/>
        </w:rPr>
        <w:t>Processing and Formation</w:t>
      </w:r>
      <w:r w:rsidR="00B4782F" w:rsidRPr="006660A6">
        <w:t xml:space="preserve">: Polycrystalline materials commonly form due to manufacturing techniques like casting, sintering, or powder metallurgy. In these procedures, grains </w:t>
      </w:r>
      <w:r w:rsidR="00C709B0" w:rsidRPr="006660A6">
        <w:t>nucleate</w:t>
      </w:r>
      <w:r w:rsidR="00B4782F" w:rsidRPr="006660A6">
        <w:t xml:space="preserve"> and develop autonomously, giving rise to a</w:t>
      </w:r>
      <w:r w:rsidR="00C709B0" w:rsidRPr="006660A6">
        <w:t>n</w:t>
      </w:r>
      <w:r w:rsidR="00B4782F" w:rsidRPr="006660A6">
        <w:t xml:space="preserve"> intricate microstructure composed of numerous grains and boundaries.</w:t>
      </w:r>
    </w:p>
    <w:p w14:paraId="403A4BCB" w14:textId="77777777" w:rsidR="002B4134" w:rsidRPr="006660A6" w:rsidRDefault="002B4134" w:rsidP="00A84B5F">
      <w:pPr>
        <w:pStyle w:val="ListParagraph"/>
      </w:pPr>
    </w:p>
    <w:p w14:paraId="6755C8DF" w14:textId="258F6501" w:rsidR="00A5364E" w:rsidRPr="006660A6" w:rsidRDefault="007D63F9" w:rsidP="005C0A26">
      <w:pPr>
        <w:pStyle w:val="ListParagraph"/>
        <w:numPr>
          <w:ilvl w:val="0"/>
          <w:numId w:val="2"/>
        </w:numPr>
        <w:ind w:left="426"/>
      </w:pPr>
      <w:r w:rsidRPr="006660A6">
        <w:rPr>
          <w:b/>
          <w:bCs/>
        </w:rPr>
        <w:t>Mechanical Properties:</w:t>
      </w:r>
      <w:r w:rsidRPr="006660A6">
        <w:t xml:space="preserve"> The mechanical properties of polycrystalline materials are significantly different from mechanical properties of monocrystal materials. Grain boundaries oppose the movement of dislocations, thus affecting the strength, ductility, and deformation </w:t>
      </w:r>
      <w:r w:rsidR="00C36544" w:rsidRPr="006660A6">
        <w:t>behaviour</w:t>
      </w:r>
      <w:r w:rsidRPr="006660A6">
        <w:t xml:space="preserve"> of the materia</w:t>
      </w:r>
      <w:r w:rsidR="00F219D6" w:rsidRPr="006660A6">
        <w:t>l.</w:t>
      </w:r>
      <w:r w:rsidRPr="006660A6">
        <w:t xml:space="preserve"> </w:t>
      </w:r>
      <w:r w:rsidR="00F219D6" w:rsidRPr="006660A6">
        <w:t>H</w:t>
      </w:r>
      <w:r w:rsidRPr="006660A6">
        <w:t>ardness and fracture toughness</w:t>
      </w:r>
      <w:r w:rsidR="00F219D6" w:rsidRPr="006660A6">
        <w:t xml:space="preserve"> are also affected by the number of grains.</w:t>
      </w:r>
      <w:r w:rsidR="00A5364E" w:rsidRPr="006660A6">
        <w:t xml:space="preserve"> The grain boundaries accord higher strength and hardness to polycrystals than that of single crystals. The finer the crystal grains in polycrystals, the </w:t>
      </w:r>
      <w:r w:rsidR="00A5364E" w:rsidRPr="006660A6">
        <w:lastRenderedPageBreak/>
        <w:t xml:space="preserve">larger the ratio of grain boundary regions and the strength and hardness of metals and alloys. </w:t>
      </w:r>
      <w:sdt>
        <w:sdtPr>
          <w:rPr>
            <w:b/>
            <w:bCs/>
          </w:rPr>
          <w:id w:val="-22322147"/>
          <w:citation/>
        </w:sdtPr>
        <w:sdtContent>
          <w:r w:rsidR="00847C3A" w:rsidRPr="006660A6">
            <w:rPr>
              <w:b/>
              <w:bCs/>
            </w:rPr>
            <w:fldChar w:fldCharType="begin"/>
          </w:r>
          <w:r w:rsidR="00847C3A" w:rsidRPr="006660A6">
            <w:rPr>
              <w:b/>
              <w:bCs/>
            </w:rPr>
            <w:instrText xml:space="preserve"> CITATION Gui19 \l 16393 </w:instrText>
          </w:r>
          <w:r w:rsidR="00847C3A" w:rsidRPr="006660A6">
            <w:rPr>
              <w:b/>
              <w:bCs/>
            </w:rPr>
            <w:fldChar w:fldCharType="separate"/>
          </w:r>
          <w:r w:rsidR="00282D8F" w:rsidRPr="006660A6">
            <w:rPr>
              <w:noProof/>
            </w:rPr>
            <w:t>(3)</w:t>
          </w:r>
          <w:r w:rsidR="00847C3A" w:rsidRPr="006660A6">
            <w:rPr>
              <w:b/>
              <w:bCs/>
            </w:rPr>
            <w:fldChar w:fldCharType="end"/>
          </w:r>
        </w:sdtContent>
      </w:sdt>
    </w:p>
    <w:p w14:paraId="25A2885B" w14:textId="77777777" w:rsidR="00A5364E" w:rsidRPr="006660A6" w:rsidRDefault="00A5364E" w:rsidP="00A84B5F">
      <w:pPr>
        <w:pStyle w:val="ListParagraph"/>
      </w:pPr>
    </w:p>
    <w:p w14:paraId="0893D7AE" w14:textId="2A7F1A82" w:rsidR="00F219D6" w:rsidRPr="006660A6" w:rsidRDefault="00C36544" w:rsidP="00262D4D">
      <w:pPr>
        <w:pStyle w:val="ListParagraph"/>
        <w:numPr>
          <w:ilvl w:val="0"/>
          <w:numId w:val="2"/>
        </w:numPr>
        <w:ind w:left="426"/>
      </w:pPr>
      <w:r w:rsidRPr="006660A6">
        <w:rPr>
          <w:b/>
          <w:bCs/>
        </w:rPr>
        <w:t>Anisotropic Properties:</w:t>
      </w:r>
      <w:r w:rsidRPr="006660A6">
        <w:t xml:space="preserve"> Polycrystalline materials can be anisotropic, </w:t>
      </w:r>
      <w:r w:rsidR="009A35C3" w:rsidRPr="006660A6">
        <w:t xml:space="preserve">i.e., </w:t>
      </w:r>
      <w:r w:rsidRPr="006660A6">
        <w:t xml:space="preserve">their mechanical and thermal </w:t>
      </w:r>
      <w:r w:rsidR="009A35C3" w:rsidRPr="006660A6">
        <w:t>properties</w:t>
      </w:r>
      <w:r w:rsidRPr="006660A6">
        <w:t xml:space="preserve"> may </w:t>
      </w:r>
      <w:r w:rsidR="009A35C3" w:rsidRPr="006660A6">
        <w:t>depend on the direction in which they are measured</w:t>
      </w:r>
      <w:r w:rsidRPr="006660A6">
        <w:t xml:space="preserve">. </w:t>
      </w:r>
      <w:r w:rsidR="009A35C3" w:rsidRPr="006660A6">
        <w:t xml:space="preserve">The </w:t>
      </w:r>
      <w:r w:rsidRPr="006660A6">
        <w:t>differen</w:t>
      </w:r>
      <w:r w:rsidR="009A35C3" w:rsidRPr="006660A6">
        <w:t xml:space="preserve">ce in </w:t>
      </w:r>
      <w:r w:rsidRPr="006660A6">
        <w:t>crystallographic orientations of individual grains</w:t>
      </w:r>
      <w:r w:rsidR="009A35C3" w:rsidRPr="006660A6">
        <w:t xml:space="preserve"> </w:t>
      </w:r>
      <w:r w:rsidR="002B4134" w:rsidRPr="006660A6">
        <w:t>give rise to anisotropy</w:t>
      </w:r>
      <w:r w:rsidRPr="006660A6">
        <w:t>.</w:t>
      </w:r>
    </w:p>
    <w:p w14:paraId="03FCA698" w14:textId="77777777" w:rsidR="002B4134" w:rsidRPr="006660A6" w:rsidRDefault="002B4134" w:rsidP="00A84B5F">
      <w:pPr>
        <w:pStyle w:val="ListParagraph"/>
      </w:pPr>
    </w:p>
    <w:p w14:paraId="1F83FAA2" w14:textId="3781CC7A" w:rsidR="00552740" w:rsidRPr="006660A6" w:rsidRDefault="00552740" w:rsidP="00262D4D">
      <w:pPr>
        <w:pStyle w:val="ListParagraph"/>
        <w:numPr>
          <w:ilvl w:val="0"/>
          <w:numId w:val="2"/>
        </w:numPr>
        <w:ind w:left="426"/>
      </w:pPr>
      <w:r w:rsidRPr="006660A6">
        <w:rPr>
          <w:b/>
          <w:bCs/>
        </w:rPr>
        <w:t>Grain Size</w:t>
      </w:r>
      <w:r w:rsidRPr="006660A6">
        <w:t xml:space="preserve">: The size of </w:t>
      </w:r>
      <w:r w:rsidR="003A2C82" w:rsidRPr="006660A6">
        <w:t xml:space="preserve">each </w:t>
      </w:r>
      <w:r w:rsidRPr="006660A6">
        <w:t xml:space="preserve">individual grains in a polycrystalline material </w:t>
      </w:r>
      <w:r w:rsidR="003A2C82" w:rsidRPr="006660A6">
        <w:t>also affects its properties</w:t>
      </w:r>
      <w:r w:rsidRPr="006660A6">
        <w:t>.</w:t>
      </w:r>
      <w:r w:rsidR="003A2C82" w:rsidRPr="006660A6">
        <w:t xml:space="preserve"> </w:t>
      </w:r>
      <w:r w:rsidR="00F621FC" w:rsidRPr="006660A6">
        <w:t>I</w:t>
      </w:r>
      <w:r w:rsidR="00754962" w:rsidRPr="006660A6">
        <w:t>ncreased</w:t>
      </w:r>
      <w:r w:rsidRPr="006660A6">
        <w:t xml:space="preserve"> strength</w:t>
      </w:r>
      <w:r w:rsidR="00754962" w:rsidRPr="006660A6">
        <w:t xml:space="preserve"> and hardness</w:t>
      </w:r>
      <w:r w:rsidRPr="006660A6">
        <w:t xml:space="preserve"> </w:t>
      </w:r>
      <w:r w:rsidR="0045369B" w:rsidRPr="006660A6">
        <w:t>are</w:t>
      </w:r>
      <w:r w:rsidR="00F621FC" w:rsidRPr="006660A6">
        <w:t xml:space="preserve"> observed in fine grained materials </w:t>
      </w:r>
      <w:r w:rsidR="00754962" w:rsidRPr="006660A6">
        <w:t xml:space="preserve">as </w:t>
      </w:r>
      <w:r w:rsidRPr="006660A6">
        <w:t xml:space="preserve">compared to coarse-grained </w:t>
      </w:r>
      <w:r w:rsidR="00754962" w:rsidRPr="006660A6">
        <w:t>materials</w:t>
      </w:r>
      <w:r w:rsidRPr="006660A6">
        <w:t xml:space="preserve">. </w:t>
      </w:r>
    </w:p>
    <w:p w14:paraId="6F10C05C" w14:textId="65C6181E" w:rsidR="00C716BC" w:rsidRPr="006660A6" w:rsidRDefault="002A6CDD" w:rsidP="00A84B5F">
      <w:r w:rsidRPr="006660A6">
        <w:br/>
        <w:t>Understanding the characteristics of polycrystalline materials is crucial for materials scientists and engineers engaged in the development and enhancement of materials, as the microstructure plays a pivotal role in shaping the overall performance and properties of the material.</w:t>
      </w:r>
    </w:p>
    <w:p w14:paraId="1CBA6CB8" w14:textId="1DAB36BA" w:rsidR="00831658" w:rsidRPr="006660A6" w:rsidRDefault="007355DF" w:rsidP="00262D4D">
      <w:pPr>
        <w:pStyle w:val="Heading2"/>
      </w:pPr>
      <w:bookmarkStart w:id="14" w:name="_Toc154001214"/>
      <w:r w:rsidRPr="006660A6">
        <w:t>Continuum</w:t>
      </w:r>
      <w:r w:rsidR="00145805" w:rsidRPr="006660A6">
        <w:t xml:space="preserve"> mechanics</w:t>
      </w:r>
      <w:bookmarkEnd w:id="14"/>
    </w:p>
    <w:p w14:paraId="1363020B" w14:textId="18913AD6" w:rsidR="00D6178D" w:rsidRPr="006660A6" w:rsidRDefault="007125BE" w:rsidP="00A84B5F">
      <w:r w:rsidRPr="00977445">
        <w:rPr>
          <w:rStyle w:val="topic-highlight"/>
          <w:color w:val="1F1F1F"/>
        </w:rPr>
        <w:t>Continuum mechanics</w:t>
      </w:r>
      <w:r w:rsidRPr="006660A6">
        <w:t xml:space="preserve"> is based on the concept of a homogeneous continuum, which can be repeatedly subdivided into infinitesimal </w:t>
      </w:r>
      <w:r w:rsidR="00484104" w:rsidRPr="006660A6">
        <w:t>sub volumes</w:t>
      </w:r>
      <w:r w:rsidRPr="006660A6">
        <w:t xml:space="preserve">, each of which retains the properties of the bulk material. </w:t>
      </w:r>
      <w:sdt>
        <w:sdtPr>
          <w:rPr>
            <w:b/>
            <w:bCs/>
          </w:rPr>
          <w:id w:val="1674916094"/>
          <w:citation/>
        </w:sdtPr>
        <w:sdtContent>
          <w:r w:rsidR="00484104" w:rsidRPr="006660A6">
            <w:rPr>
              <w:b/>
              <w:bCs/>
            </w:rPr>
            <w:fldChar w:fldCharType="begin"/>
          </w:r>
          <w:r w:rsidR="00484104" w:rsidRPr="006660A6">
            <w:rPr>
              <w:b/>
              <w:bCs/>
            </w:rPr>
            <w:instrText xml:space="preserve"> CITATION Mic13 \l 16393 </w:instrText>
          </w:r>
          <w:r w:rsidR="00484104" w:rsidRPr="006660A6">
            <w:rPr>
              <w:b/>
              <w:bCs/>
            </w:rPr>
            <w:fldChar w:fldCharType="separate"/>
          </w:r>
          <w:r w:rsidR="00282D8F" w:rsidRPr="006660A6">
            <w:rPr>
              <w:noProof/>
            </w:rPr>
            <w:t>(4)</w:t>
          </w:r>
          <w:r w:rsidR="00484104" w:rsidRPr="006660A6">
            <w:rPr>
              <w:b/>
              <w:bCs/>
            </w:rPr>
            <w:fldChar w:fldCharType="end"/>
          </w:r>
        </w:sdtContent>
      </w:sdt>
    </w:p>
    <w:p w14:paraId="763C039A" w14:textId="77777777" w:rsidR="00350074" w:rsidRPr="006660A6" w:rsidRDefault="00350074" w:rsidP="00A84B5F">
      <w:pPr>
        <w:pStyle w:val="ListParagraph"/>
      </w:pPr>
    </w:p>
    <w:p w14:paraId="581B1EAA" w14:textId="2EC513B3" w:rsidR="002C11D2" w:rsidRPr="006660A6" w:rsidRDefault="002C11D2" w:rsidP="00262D4D">
      <w:pPr>
        <w:pStyle w:val="Heading2"/>
      </w:pPr>
      <w:bookmarkStart w:id="15" w:name="_Toc154001215"/>
      <w:r w:rsidRPr="006660A6">
        <w:t>Large Deformation Kin</w:t>
      </w:r>
      <w:r w:rsidR="00542A71" w:rsidRPr="006660A6">
        <w:t>ematics</w:t>
      </w:r>
      <w:bookmarkEnd w:id="15"/>
    </w:p>
    <w:p w14:paraId="36B41DB6" w14:textId="68B5A265" w:rsidR="00350074" w:rsidRPr="006660A6" w:rsidRDefault="00350074" w:rsidP="00A84B5F">
      <w:r w:rsidRPr="006660A6">
        <w:t xml:space="preserve">Large deformation kinematics is used to define the </w:t>
      </w:r>
      <w:r w:rsidR="00FC535A" w:rsidRPr="006660A6">
        <w:t>deformation of a</w:t>
      </w:r>
      <w:r w:rsidRPr="006660A6">
        <w:t xml:space="preserve"> material when it changes from a reference state to a deformed state</w:t>
      </w:r>
      <w:r w:rsidR="00AC4B85" w:rsidRPr="006660A6">
        <w:t>.</w:t>
      </w:r>
      <w:r w:rsidR="00760122" w:rsidRPr="006660A6">
        <w:t xml:space="preserve"> In the following figure, the vector</w:t>
      </w:r>
      <w:r w:rsidR="00760122" w:rsidRPr="006660A6">
        <w:rPr>
          <w:b/>
          <w:bCs/>
        </w:rPr>
        <w:t xml:space="preserve"> x</w:t>
      </w:r>
      <w:r w:rsidR="00760122" w:rsidRPr="006660A6">
        <w:t xml:space="preserve"> represents the position of a material point in the initial configuration, while the vector </w:t>
      </w:r>
      <w:r w:rsidR="00760122" w:rsidRPr="006660A6">
        <w:rPr>
          <w:b/>
          <w:bCs/>
        </w:rPr>
        <w:t>y(x)</w:t>
      </w:r>
      <w:r w:rsidR="00760122" w:rsidRPr="006660A6">
        <w:t xml:space="preserve"> denotes the position of the same point in the present configuration. The displacement vector for this point is expressed as </w:t>
      </w:r>
      <w:r w:rsidR="00760122" w:rsidRPr="006660A6">
        <w:rPr>
          <w:b/>
          <w:bCs/>
        </w:rPr>
        <w:t>u(x) = y(x) - x</w:t>
      </w:r>
      <w:r w:rsidR="00760122" w:rsidRPr="006660A6">
        <w:t xml:space="preserve">. The velocity vector for the material point is given by </w:t>
      </w:r>
      <w:r w:rsidR="00760122" w:rsidRPr="006660A6">
        <w:rPr>
          <w:b/>
          <w:bCs/>
        </w:rPr>
        <w:t>v(x) = du/dt</w:t>
      </w:r>
      <w:r w:rsidR="00760122" w:rsidRPr="006660A6">
        <w:t>, and the current configuration's surface traction distribution is denoted by</w:t>
      </w:r>
      <w:r w:rsidR="00760122" w:rsidRPr="006660A6">
        <w:rPr>
          <w:b/>
          <w:bCs/>
        </w:rPr>
        <w:t xml:space="preserve"> t</w:t>
      </w:r>
      <w:r w:rsidR="00760122" w:rsidRPr="006660A6">
        <w:t>.</w:t>
      </w:r>
    </w:p>
    <w:p w14:paraId="5B1923A4" w14:textId="77777777" w:rsidR="00F41228" w:rsidRPr="006660A6" w:rsidRDefault="00F41228" w:rsidP="00A84B5F">
      <w:pPr>
        <w:pStyle w:val="ListParagraph"/>
      </w:pPr>
      <w:r w:rsidRPr="006660A6">
        <w:rPr>
          <w:noProof/>
        </w:rPr>
        <w:drawing>
          <wp:inline distT="0" distB="0" distL="0" distR="0" wp14:anchorId="5ACB64C8" wp14:editId="44C156F2">
            <wp:extent cx="4280790" cy="2435713"/>
            <wp:effectExtent l="0" t="0" r="571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92559" cy="2442409"/>
                    </a:xfrm>
                    <a:prstGeom prst="rect">
                      <a:avLst/>
                    </a:prstGeom>
                  </pic:spPr>
                </pic:pic>
              </a:graphicData>
            </a:graphic>
          </wp:inline>
        </w:drawing>
      </w:r>
    </w:p>
    <w:p w14:paraId="1ED116E6" w14:textId="676A0643" w:rsidR="00F41228" w:rsidRPr="006660A6" w:rsidRDefault="00F41228" w:rsidP="00A84B5F">
      <w:pPr>
        <w:pStyle w:val="Caption"/>
        <w:rPr>
          <w:b/>
          <w:bCs/>
          <w:noProof/>
        </w:rPr>
      </w:pPr>
      <w:bookmarkStart w:id="16" w:name="_Toc153927586"/>
      <w:bookmarkStart w:id="17" w:name="_Toc153978322"/>
      <w:r w:rsidRPr="006660A6">
        <w:t xml:space="preserve">Figure </w:t>
      </w:r>
      <w:fldSimple w:instr=" SEQ Figure \* ARABIC ">
        <w:r w:rsidR="00FD2947" w:rsidRPr="006660A6">
          <w:rPr>
            <w:noProof/>
          </w:rPr>
          <w:t>2</w:t>
        </w:r>
      </w:fldSimple>
      <w:r w:rsidRPr="006660A6">
        <w:t xml:space="preserve"> Finite Deformation Kinematics adapted from </w:t>
      </w:r>
      <w:r w:rsidRPr="006660A6">
        <w:rPr>
          <w:b/>
          <w:bCs/>
          <w:noProof/>
        </w:rPr>
        <w:t xml:space="preserve">Microstructure and Properties of Engineering Materials </w:t>
      </w:r>
      <w:r w:rsidRPr="006660A6">
        <w:rPr>
          <w:noProof/>
        </w:rPr>
        <w:t>Helmut Clemens, SveaMayer, and Christina Scheu.</w:t>
      </w:r>
      <w:bookmarkEnd w:id="16"/>
      <w:bookmarkEnd w:id="17"/>
    </w:p>
    <w:p w14:paraId="74D112A4" w14:textId="0F0EAEC2" w:rsidR="0004684A" w:rsidRPr="006660A6" w:rsidRDefault="0004684A" w:rsidP="00BE3609">
      <w:r w:rsidRPr="006660A6">
        <w:lastRenderedPageBreak/>
        <w:t xml:space="preserve">The following derivation is taken from </w:t>
      </w:r>
      <w:r w:rsidRPr="006660A6">
        <w:rPr>
          <w:b/>
          <w:bCs/>
        </w:rPr>
        <w:t>Microstructure and Properties of Engineering Materials</w:t>
      </w:r>
      <w:r w:rsidR="00525845" w:rsidRPr="006660A6">
        <w:rPr>
          <w:b/>
          <w:bCs/>
        </w:rPr>
        <w:t xml:space="preserve"> </w:t>
      </w:r>
      <w:r w:rsidR="00525845" w:rsidRPr="006660A6">
        <w:t>by</w:t>
      </w:r>
      <w:r w:rsidRPr="006660A6">
        <w:rPr>
          <w:b/>
          <w:bCs/>
        </w:rPr>
        <w:t xml:space="preserve"> </w:t>
      </w:r>
      <w:r w:rsidRPr="006660A6">
        <w:t xml:space="preserve">Helmut Clemens, </w:t>
      </w:r>
      <w:proofErr w:type="spellStart"/>
      <w:r w:rsidRPr="006660A6">
        <w:t>SveaMayer</w:t>
      </w:r>
      <w:proofErr w:type="spellEnd"/>
      <w:r w:rsidRPr="006660A6">
        <w:t>, and Christina Scheu.</w:t>
      </w:r>
    </w:p>
    <w:p w14:paraId="553F4F7D" w14:textId="77777777" w:rsidR="00774704" w:rsidRPr="006660A6" w:rsidRDefault="00FC677D" w:rsidP="00BE3609">
      <w:r w:rsidRPr="006660A6">
        <w:t xml:space="preserve">Let us take an infinitesimal material fibre defined by </w:t>
      </w:r>
      <w:r w:rsidRPr="006660A6">
        <w:rPr>
          <w:b/>
          <w:bCs/>
        </w:rPr>
        <w:t xml:space="preserve">dx </w:t>
      </w:r>
      <w:r w:rsidRPr="006660A6">
        <w:t>in the reference configuration and by</w:t>
      </w:r>
      <w:r w:rsidRPr="006660A6">
        <w:rPr>
          <w:b/>
          <w:bCs/>
        </w:rPr>
        <w:t xml:space="preserve"> </w:t>
      </w:r>
      <w:proofErr w:type="spellStart"/>
      <w:r w:rsidRPr="006660A6">
        <w:rPr>
          <w:b/>
          <w:bCs/>
        </w:rPr>
        <w:t>dy</w:t>
      </w:r>
      <w:proofErr w:type="spellEnd"/>
      <w:r w:rsidRPr="006660A6">
        <w:rPr>
          <w:b/>
          <w:bCs/>
        </w:rPr>
        <w:t xml:space="preserve"> </w:t>
      </w:r>
      <w:r w:rsidRPr="006660A6">
        <w:t>in the deformed configuration.</w:t>
      </w:r>
      <w:r w:rsidR="00CD6E7B" w:rsidRPr="006660A6">
        <w:t xml:space="preserve"> The deformation tensor </w:t>
      </w:r>
      <w:r w:rsidR="00CD6E7B" w:rsidRPr="006660A6">
        <w:rPr>
          <w:b/>
          <w:bCs/>
        </w:rPr>
        <w:t>F</w:t>
      </w:r>
      <w:r w:rsidR="00CD6E7B" w:rsidRPr="006660A6">
        <w:t xml:space="preserve"> relates the </w:t>
      </w:r>
      <w:r w:rsidR="00AB38CB" w:rsidRPr="006660A6">
        <w:t>reference</w:t>
      </w:r>
      <w:r w:rsidR="00CD6E7B" w:rsidRPr="006660A6">
        <w:t xml:space="preserve"> and current configuration by</w:t>
      </w:r>
    </w:p>
    <w:p w14:paraId="5F059EED" w14:textId="654B1813" w:rsidR="00774704" w:rsidRPr="006660A6" w:rsidRDefault="00B620F6" w:rsidP="00BE3609">
      <w:r w:rsidRPr="006660A6">
        <w:br/>
      </w:r>
      <m:oMath>
        <m:r>
          <m:rPr>
            <m:sty m:val="p"/>
          </m:rPr>
          <w:rPr>
            <w:rFonts w:ascii="Cambria Math" w:hAnsi="Cambria Math"/>
          </w:rPr>
          <m:t xml:space="preserve">                                                               ⅆ</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⋅ⅆ</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∂x</m:t>
            </m:r>
          </m:den>
        </m:f>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acc>
              <m:accPr>
                <m:chr m:val="̇"/>
                <m:ctrlPr>
                  <w:rPr>
                    <w:rFonts w:ascii="Cambria Math" w:hAnsi="Cambria Math"/>
                  </w:rPr>
                </m:ctrlPr>
              </m:accPr>
              <m:e>
                <m:r>
                  <w:rPr>
                    <w:rFonts w:ascii="Cambria Math" w:hAnsi="Cambria Math"/>
                  </w:rPr>
                  <m:t>j</m:t>
                </m:r>
              </m:e>
            </m:acc>
          </m:sub>
        </m:sSub>
        <m:r>
          <m:rPr>
            <m:sty m:val="p"/>
          </m:rP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oMath>
      <w:r w:rsidR="00D633DA" w:rsidRPr="006660A6">
        <w:rPr>
          <w:rFonts w:eastAsiaTheme="minorEastAsia"/>
        </w:rPr>
        <w:t xml:space="preserve"> </w:t>
      </w:r>
      <w:r w:rsidR="00A22B80" w:rsidRPr="006660A6">
        <w:rPr>
          <w:rFonts w:eastAsiaTheme="minorEastAsia"/>
        </w:rPr>
        <w:tab/>
      </w:r>
      <w:r w:rsidR="00A22B80" w:rsidRPr="006660A6">
        <w:rPr>
          <w:rFonts w:eastAsiaTheme="minorEastAsia"/>
        </w:rPr>
        <w:tab/>
      </w:r>
      <w:r w:rsidR="002B25FC" w:rsidRPr="006660A6">
        <w:rPr>
          <w:rFonts w:eastAsiaTheme="minorEastAsia"/>
        </w:rPr>
        <w:t>(</w:t>
      </w:r>
      <w:fldSimple w:instr=" SEQ Equation \* ARABIC ">
        <w:r w:rsidR="00282D8F" w:rsidRPr="006660A6">
          <w:rPr>
            <w:noProof/>
          </w:rPr>
          <w:t>1</w:t>
        </w:r>
      </w:fldSimple>
      <w:r w:rsidR="002B25FC" w:rsidRPr="006660A6">
        <w:t>)</w:t>
      </w:r>
    </w:p>
    <w:p w14:paraId="58DC55CA" w14:textId="77777777" w:rsidR="00BE3609" w:rsidRPr="006660A6" w:rsidRDefault="00B620F6" w:rsidP="00BE3609">
      <w:r w:rsidRPr="006660A6">
        <w:br/>
      </w:r>
      <w:r w:rsidR="00290FF3" w:rsidRPr="006660A6">
        <w:t>and th</w:t>
      </w:r>
      <w:r w:rsidR="00D43FF9" w:rsidRPr="006660A6">
        <w:t xml:space="preserve">e </w:t>
      </w:r>
      <w:r w:rsidR="00290FF3" w:rsidRPr="006660A6">
        <w:t>spatial velocity gradient is defined by</w:t>
      </w:r>
    </w:p>
    <w:p w14:paraId="5A9FAB29" w14:textId="5462E1C1" w:rsidR="000029AC" w:rsidRPr="006660A6" w:rsidRDefault="00BE3609" w:rsidP="00BE3609">
      <w:r w:rsidRPr="006660A6">
        <w:t xml:space="preserve">                                                              </w:t>
      </w:r>
      <w:r w:rsidR="00290FF3" w:rsidRPr="006660A6">
        <w:t xml:space="preserve"> </w:t>
      </w:r>
      <m:oMath>
        <m:acc>
          <m:accPr>
            <m:chr m:val="̃"/>
            <m:ctrlPr>
              <w:rPr>
                <w:rFonts w:ascii="Cambria Math" w:hAnsi="Cambria Math"/>
                <w:i/>
              </w:rPr>
            </m:ctrlPr>
          </m:accPr>
          <m:e>
            <m:r>
              <w:rPr>
                <w:rFonts w:ascii="Cambria Math" w:hAnsi="Cambria Math"/>
              </w:rPr>
              <m:t>L</m:t>
            </m:r>
          </m:e>
        </m:acc>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-1</m:t>
            </m:r>
          </m:sup>
        </m:sSup>
      </m:oMath>
      <w:r w:rsidR="00790782" w:rsidRPr="006660A6">
        <w:t>.</w:t>
      </w:r>
      <w:r w:rsidR="002B25FC" w:rsidRPr="006660A6">
        <w:tab/>
      </w:r>
      <w:r w:rsidR="002B25FC" w:rsidRPr="006660A6">
        <w:tab/>
      </w:r>
      <w:r w:rsidR="002B25FC" w:rsidRPr="006660A6">
        <w:tab/>
      </w:r>
      <w:r w:rsidR="002B25FC" w:rsidRPr="006660A6">
        <w:tab/>
      </w:r>
      <w:r w:rsidR="002B25FC" w:rsidRPr="006660A6">
        <w:tab/>
      </w:r>
      <w:r w:rsidR="007355DF" w:rsidRPr="006660A6">
        <w:t xml:space="preserve">          </w:t>
      </w:r>
      <w:r w:rsidRPr="006660A6">
        <w:t xml:space="preserve">  </w:t>
      </w:r>
      <w:r w:rsidR="002B25FC" w:rsidRPr="006660A6">
        <w:t>(</w:t>
      </w:r>
      <w:fldSimple w:instr=" SEQ Equation \* ARABIC ">
        <w:r w:rsidR="00282D8F" w:rsidRPr="006660A6">
          <w:rPr>
            <w:noProof/>
          </w:rPr>
          <w:t>2</w:t>
        </w:r>
      </w:fldSimple>
      <w:r w:rsidR="002B25FC" w:rsidRPr="006660A6">
        <w:t>)</w:t>
      </w:r>
    </w:p>
    <w:p w14:paraId="758A9F6E" w14:textId="71AF24A3" w:rsidR="00262D4D" w:rsidRPr="006660A6" w:rsidRDefault="00262D4D" w:rsidP="00262D4D">
      <w:pPr>
        <w:pStyle w:val="Heading2"/>
        <w:numPr>
          <w:ilvl w:val="1"/>
          <w:numId w:val="0"/>
        </w:numPr>
      </w:pPr>
    </w:p>
    <w:p w14:paraId="5445A974" w14:textId="7E2B01FE" w:rsidR="0071482A" w:rsidRPr="006660A6" w:rsidRDefault="00790782" w:rsidP="006660A6">
      <w:pPr>
        <w:pStyle w:val="Heading3"/>
        <w:numPr>
          <w:ilvl w:val="2"/>
          <w:numId w:val="1"/>
        </w:numPr>
      </w:pPr>
      <w:bookmarkStart w:id="18" w:name="_Toc154001216"/>
      <w:r w:rsidRPr="006660A6">
        <w:t>Strain</w:t>
      </w:r>
      <w:bookmarkEnd w:id="18"/>
    </w:p>
    <w:p w14:paraId="25A59768" w14:textId="68C8A4C0" w:rsidR="006A6D3D" w:rsidRPr="006660A6" w:rsidRDefault="008621A0" w:rsidP="006A6D3D">
      <w:pPr>
        <w:rPr>
          <w:b/>
          <w:bCs/>
        </w:rPr>
      </w:pPr>
      <w:r w:rsidRPr="006660A6">
        <w:t xml:space="preserve">Consider the change in magnitude </w:t>
      </w:r>
      <w:r w:rsidR="00E40FA4" w:rsidRPr="006660A6">
        <w:t xml:space="preserve">of </w:t>
      </w:r>
      <w:r w:rsidR="00E40FA4" w:rsidRPr="006660A6">
        <w:rPr>
          <w:b/>
          <w:bCs/>
        </w:rPr>
        <w:t>dx</w:t>
      </w:r>
      <w:r w:rsidR="00E40FA4" w:rsidRPr="006660A6">
        <w:t xml:space="preserve"> due to stretching</w:t>
      </w:r>
      <w:r w:rsidR="00EB0F22" w:rsidRPr="006660A6">
        <w:t>.</w:t>
      </w:r>
      <w:r w:rsidR="006A6D3D" w:rsidRPr="006660A6">
        <w:t xml:space="preserve"> The derivation is adapted from </w:t>
      </w:r>
      <w:r w:rsidR="006A6D3D" w:rsidRPr="006660A6">
        <w:rPr>
          <w:b/>
          <w:bCs/>
        </w:rPr>
        <w:t xml:space="preserve">Microstructure and Properties of Engineering Materials </w:t>
      </w:r>
      <w:r w:rsidR="006A6D3D" w:rsidRPr="006660A6">
        <w:t xml:space="preserve">by Helmut Clemens, </w:t>
      </w:r>
      <w:proofErr w:type="spellStart"/>
      <w:r w:rsidR="006A6D3D" w:rsidRPr="006660A6">
        <w:t>SveaMayer</w:t>
      </w:r>
      <w:proofErr w:type="spellEnd"/>
      <w:r w:rsidR="006A6D3D" w:rsidRPr="006660A6">
        <w:t>, and Christina Scheu.</w:t>
      </w:r>
    </w:p>
    <w:p w14:paraId="5C55E22A" w14:textId="5CAE2EE5" w:rsidR="00EB0F22" w:rsidRPr="006660A6" w:rsidRDefault="00EB0F22" w:rsidP="00A84B5F"/>
    <w:p w14:paraId="0E022425" w14:textId="77777777" w:rsidR="00AA7DF1" w:rsidRPr="006660A6" w:rsidRDefault="004C7D9A" w:rsidP="00A84B5F">
      <w:pPr>
        <w:rPr>
          <w:rFonts w:eastAsiaTheme="minorEastAsia"/>
        </w:rPr>
      </w:pPr>
      <m:oMathPara>
        <m:oMath>
          <m:d>
            <m:dPr>
              <m:begChr m:val="|"/>
              <m:endChr m:val="|"/>
              <m:ctrlPr>
                <w:rPr>
                  <w:rFonts w:ascii="Cambria Math" w:hAnsi="Cambria Math"/>
                </w:rPr>
              </m:ctrlPr>
            </m:dPr>
            <m:e>
              <m:r>
                <m:rPr>
                  <m:sty m:val="p"/>
                </m:rPr>
                <w:rPr>
                  <w:rFonts w:ascii="Cambria Math" w:hAnsi="Cambria Math"/>
                </w:rPr>
                <m:t>ⅆ</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ⅆ</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r>
            <m:rPr>
              <m:sty m:val="p"/>
            </m:rPr>
            <w:rPr>
              <w:rFonts w:ascii="Cambria Math" w:hAnsi="Cambria Math"/>
            </w:rPr>
            <m:t>=</m:t>
          </m:r>
          <m:d>
            <m:dPr>
              <m:ctrlPr>
                <w:rPr>
                  <w:rFonts w:ascii="Cambria Math" w:hAnsi="Cambria Math"/>
                </w:rPr>
              </m:ctrlPr>
            </m:dPr>
            <m:e>
              <m:r>
                <w:rPr>
                  <w:rFonts w:ascii="Cambria Math" w:hAnsi="Cambria Math"/>
                </w:rPr>
                <m:t>F</m:t>
              </m:r>
              <m:r>
                <m:rPr>
                  <m:sty m:val="p"/>
                </m:rPr>
                <w:rPr>
                  <w:rFonts w:ascii="Cambria Math" w:hAnsi="Cambria Math"/>
                </w:rPr>
                <m:t>⋅ⅆ</m:t>
              </m:r>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F</m:t>
              </m:r>
              <m:r>
                <m:rPr>
                  <m:sty m:val="p"/>
                </m:rPr>
                <w:rPr>
                  <w:rFonts w:ascii="Cambria Math" w:hAnsi="Cambria Math"/>
                </w:rPr>
                <m:t>⋅ⅆ</m:t>
              </m:r>
              <m:r>
                <w:rPr>
                  <w:rFonts w:ascii="Cambria Math" w:hAnsi="Cambria Math"/>
                </w:rPr>
                <m:t>x</m:t>
              </m:r>
            </m:e>
          </m:d>
          <m:r>
            <m:rPr>
              <m:sty m:val="p"/>
            </m:rPr>
            <w:rPr>
              <w:rFonts w:ascii="Cambria Math" w:hAnsi="Cambria Math"/>
            </w:rPr>
            <m:t>-ⅆ</m:t>
          </m:r>
          <m:r>
            <w:rPr>
              <w:rFonts w:ascii="Cambria Math" w:hAnsi="Cambria Math"/>
            </w:rPr>
            <m:t>x</m:t>
          </m:r>
          <m:r>
            <m:rPr>
              <m:sty m:val="p"/>
            </m:rPr>
            <w:rPr>
              <w:rFonts w:ascii="Cambria Math" w:hAnsi="Cambria Math"/>
            </w:rPr>
            <m:t>⋅ⅆ</m:t>
          </m:r>
          <m:r>
            <w:rPr>
              <w:rFonts w:ascii="Cambria Math" w:hAnsi="Cambria Math"/>
            </w:rPr>
            <m:t>x</m:t>
          </m:r>
        </m:oMath>
      </m:oMathPara>
    </w:p>
    <w:p w14:paraId="1446AC20" w14:textId="5A7A2BAA" w:rsidR="00AA7DF1" w:rsidRPr="006660A6" w:rsidRDefault="00AA7DF1" w:rsidP="00A84B5F">
      <m:oMathPara>
        <m:oMathParaPr>
          <m:jc m:val="left"/>
        </m:oMathParaPr>
        <m:oMath>
          <m:r>
            <m:rPr>
              <m:sty m:val="p"/>
            </m:rPr>
            <w:rPr>
              <w:rFonts w:ascii="Cambria Math" w:hAnsi="Cambria Math"/>
            </w:rPr>
            <m:t xml:space="preserve">                                                                              =ⅆ</m:t>
          </m:r>
          <m:r>
            <w:rPr>
              <w:rFonts w:ascii="Cambria Math" w:hAnsi="Cambria Math"/>
            </w:rPr>
            <m:t>x</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T</m:t>
                  </m:r>
                </m:sup>
              </m:sSup>
              <m:r>
                <m:rPr>
                  <m:sty m:val="p"/>
                </m:rPr>
                <w:rPr>
                  <w:rFonts w:ascii="Cambria Math" w:hAnsi="Cambria Math"/>
                </w:rPr>
                <m:t>⋅</m:t>
              </m:r>
              <m:r>
                <w:rPr>
                  <w:rFonts w:ascii="Cambria Math" w:hAnsi="Cambria Math"/>
                </w:rPr>
                <m:t>F</m:t>
              </m:r>
            </m:e>
          </m:d>
          <m:r>
            <m:rPr>
              <m:sty m:val="p"/>
            </m:rPr>
            <w:rPr>
              <w:rFonts w:ascii="Cambria Math" w:hAnsi="Cambria Math"/>
            </w:rPr>
            <m:t>ⅆ</m:t>
          </m:r>
          <m:r>
            <w:rPr>
              <w:rFonts w:ascii="Cambria Math" w:hAnsi="Cambria Math"/>
            </w:rPr>
            <m:t>x</m:t>
          </m:r>
          <m:r>
            <m:rPr>
              <m:sty m:val="p"/>
            </m:rPr>
            <w:rPr>
              <w:rFonts w:ascii="Cambria Math" w:hAnsi="Cambria Math"/>
            </w:rPr>
            <m:t>-ⅆ</m:t>
          </m:r>
          <m:r>
            <w:rPr>
              <w:rFonts w:ascii="Cambria Math" w:hAnsi="Cambria Math"/>
            </w:rPr>
            <m:t>x</m:t>
          </m:r>
          <m:r>
            <m:rPr>
              <m:sty m:val="p"/>
            </m:rPr>
            <w:rPr>
              <w:rFonts w:ascii="Cambria Math" w:hAnsi="Cambria Math"/>
            </w:rPr>
            <m:t>⋅ⅆ</m:t>
          </m:r>
          <m:r>
            <w:rPr>
              <w:rFonts w:ascii="Cambria Math" w:hAnsi="Cambria Math"/>
            </w:rPr>
            <m:t>x</m:t>
          </m:r>
        </m:oMath>
      </m:oMathPara>
    </w:p>
    <w:p w14:paraId="4DA13F38" w14:textId="0A565D00" w:rsidR="00EB0F22" w:rsidRPr="006660A6" w:rsidRDefault="00AA7DF1" w:rsidP="00A84B5F">
      <w:r w:rsidRPr="006660A6">
        <w:tab/>
      </w:r>
      <w:r w:rsidRPr="006660A6">
        <w:tab/>
      </w:r>
      <w:r w:rsidRPr="006660A6">
        <w:tab/>
      </w:r>
      <w:r w:rsidRPr="006660A6">
        <w:tab/>
      </w:r>
      <w:r w:rsidRPr="006660A6">
        <w:tab/>
        <w:t xml:space="preserve"> </w:t>
      </w:r>
      <w:r w:rsidR="0049700D" w:rsidRPr="006660A6">
        <w:t xml:space="preserve"> </w:t>
      </w:r>
      <w:r w:rsidRPr="006660A6">
        <w:t xml:space="preserve"> </w:t>
      </w:r>
      <m:oMath>
        <m:r>
          <m:rPr>
            <m:sty m:val="p"/>
          </m:rPr>
          <w:rPr>
            <w:rFonts w:ascii="Cambria Math" w:hAnsi="Cambria Math"/>
          </w:rPr>
          <m:t>=ⅆ</m:t>
        </m:r>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T</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I</m:t>
            </m:r>
          </m:e>
        </m:d>
        <m:r>
          <m:rPr>
            <m:sty m:val="p"/>
          </m:rPr>
          <w:rPr>
            <w:rFonts w:ascii="Cambria Math" w:hAnsi="Cambria Math"/>
          </w:rPr>
          <m:t>⋅ⅆ</m:t>
        </m:r>
        <m:r>
          <w:rPr>
            <w:rFonts w:ascii="Cambria Math" w:hAnsi="Cambria Math"/>
          </w:rPr>
          <m:t>x</m:t>
        </m:r>
      </m:oMath>
    </w:p>
    <w:p w14:paraId="1AA96F4B" w14:textId="09AE646F" w:rsidR="00D11008" w:rsidRPr="006660A6" w:rsidRDefault="0049700D" w:rsidP="00A84B5F">
      <w:pPr>
        <w:rPr>
          <w:rFonts w:eastAsiaTheme="minorEastAsia"/>
        </w:rPr>
      </w:pPr>
      <w:r w:rsidRPr="006660A6">
        <w:rPr>
          <w:rFonts w:eastAsiaTheme="minorEastAsia"/>
        </w:rPr>
        <w:tab/>
      </w:r>
      <w:r w:rsidRPr="006660A6">
        <w:rPr>
          <w:rFonts w:eastAsiaTheme="minorEastAsia"/>
        </w:rPr>
        <w:tab/>
      </w:r>
      <w:r w:rsidRPr="006660A6">
        <w:rPr>
          <w:rFonts w:eastAsiaTheme="minorEastAsia"/>
        </w:rPr>
        <w:tab/>
      </w:r>
      <w:r w:rsidRPr="006660A6">
        <w:rPr>
          <w:rFonts w:eastAsiaTheme="minorEastAsia"/>
        </w:rPr>
        <w:tab/>
      </w:r>
      <w:r w:rsidRPr="006660A6">
        <w:rPr>
          <w:rFonts w:eastAsiaTheme="minorEastAsia"/>
        </w:rPr>
        <w:tab/>
        <w:t xml:space="preserve">   </w:t>
      </w:r>
      <m:oMath>
        <m:r>
          <w:rPr>
            <w:rFonts w:ascii="Cambria Math" w:eastAsiaTheme="minorEastAsia" w:hAnsi="Cambria Math"/>
          </w:rPr>
          <m:t>=2ⅆx⋅E⋅ⅆx</m:t>
        </m:r>
      </m:oMath>
      <w:r w:rsidR="00FA46BC" w:rsidRPr="006660A6">
        <w:rPr>
          <w:rFonts w:eastAsiaTheme="minorEastAsia"/>
        </w:rPr>
        <w:tab/>
      </w:r>
      <w:r w:rsidR="00FA46BC" w:rsidRPr="006660A6">
        <w:rPr>
          <w:rFonts w:eastAsiaTheme="minorEastAsia"/>
        </w:rPr>
        <w:tab/>
      </w:r>
      <w:r w:rsidR="00FA46BC" w:rsidRPr="006660A6">
        <w:rPr>
          <w:rFonts w:eastAsiaTheme="minorEastAsia"/>
        </w:rPr>
        <w:tab/>
      </w:r>
      <w:r w:rsidR="00FA46BC" w:rsidRPr="006660A6">
        <w:rPr>
          <w:rFonts w:eastAsiaTheme="minorEastAsia"/>
        </w:rPr>
        <w:tab/>
      </w:r>
      <w:r w:rsidR="00FA46BC" w:rsidRPr="006660A6">
        <w:rPr>
          <w:rFonts w:eastAsiaTheme="minorEastAsia"/>
        </w:rPr>
        <w:tab/>
        <w:t>(</w:t>
      </w:r>
      <w:fldSimple w:instr=" SEQ Equation \* ARABIC ">
        <w:r w:rsidR="00282D8F" w:rsidRPr="006660A6">
          <w:rPr>
            <w:noProof/>
          </w:rPr>
          <w:t>3</w:t>
        </w:r>
      </w:fldSimple>
      <w:r w:rsidR="00FA46BC" w:rsidRPr="006660A6">
        <w:t>)</w:t>
      </w:r>
    </w:p>
    <w:p w14:paraId="7427405C" w14:textId="5904EABF" w:rsidR="008E6AA3" w:rsidRPr="006660A6" w:rsidRDefault="003A4D7E" w:rsidP="00A84B5F">
      <w:r w:rsidRPr="006660A6">
        <w:t xml:space="preserve">Where </w:t>
      </w:r>
      <w:r w:rsidRPr="006660A6">
        <w:rPr>
          <w:b/>
          <w:bCs/>
        </w:rPr>
        <w:t>E</w:t>
      </w:r>
      <w:r w:rsidRPr="006660A6">
        <w:t xml:space="preserve"> is the </w:t>
      </w:r>
      <w:proofErr w:type="spellStart"/>
      <w:r w:rsidRPr="006660A6">
        <w:t>Lagrangian</w:t>
      </w:r>
      <w:proofErr w:type="spellEnd"/>
      <w:r w:rsidRPr="006660A6">
        <w:t xml:space="preserve"> tensor</w:t>
      </w:r>
      <w:r w:rsidR="008E6AA3" w:rsidRPr="006660A6">
        <w:t>.</w:t>
      </w:r>
    </w:p>
    <w:p w14:paraId="3EAB7B5F" w14:textId="1A90EA65" w:rsidR="008E6AA3" w:rsidRPr="006660A6" w:rsidRDefault="008E6AA3" w:rsidP="00A84B5F">
      <m:oMathPara>
        <m:oMath>
          <m:r>
            <w:rPr>
              <w:rFonts w:ascii="Cambria Math" w:hAnsi="Cambria Math"/>
            </w:rPr>
            <m:t>E=</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T</m:t>
                  </m:r>
                </m:sup>
              </m:sSup>
              <m:r>
                <w:rPr>
                  <w:rFonts w:ascii="Cambria Math" w:hAnsi="Cambria Math"/>
                </w:rPr>
                <m:t>⋅F-I</m:t>
              </m:r>
            </m:e>
          </m:d>
          <m:r>
            <m:rPr>
              <m:sty m:val="p"/>
            </m:rPr>
            <w:rPr>
              <w:rFonts w:ascii="Cambria Math" w:hAnsi="Cambria Math"/>
            </w:rPr>
            <w:br/>
          </m:r>
        </m:oMath>
      </m:oMathPara>
      <w:r w:rsidR="002E7CF6" w:rsidRPr="006660A6">
        <w:tab/>
      </w:r>
      <w:r w:rsidR="002E7CF6" w:rsidRPr="006660A6">
        <w:tab/>
      </w:r>
      <w:r w:rsidR="002E7CF6" w:rsidRPr="006660A6">
        <w:tab/>
      </w:r>
      <w:r w:rsidR="002E7CF6" w:rsidRPr="006660A6">
        <w:tab/>
      </w:r>
      <w:r w:rsidR="002E7CF6" w:rsidRPr="006660A6">
        <w:tab/>
      </w:r>
      <w:r w:rsidR="002E7CF6" w:rsidRPr="006660A6">
        <w:tab/>
      </w:r>
      <w:r w:rsidR="002E7CF6" w:rsidRPr="006660A6">
        <w:tab/>
      </w:r>
      <w:r w:rsidR="002E7CF6" w:rsidRPr="006660A6">
        <w:tab/>
      </w:r>
      <w:r w:rsidR="002E7CF6" w:rsidRPr="006660A6">
        <w:tab/>
      </w:r>
      <w:r w:rsidR="002E7CF6" w:rsidRPr="006660A6">
        <w:tab/>
      </w:r>
      <w:r w:rsidR="00CB5582" w:rsidRPr="006660A6">
        <w:tab/>
      </w:r>
      <w:r w:rsidR="00CB5582" w:rsidRPr="006660A6">
        <w:tab/>
        <w:t>(</w:t>
      </w:r>
      <w:fldSimple w:instr=" SEQ Equation \* ARABIC ">
        <w:r w:rsidR="00282D8F" w:rsidRPr="006660A6">
          <w:rPr>
            <w:noProof/>
          </w:rPr>
          <w:t>4</w:t>
        </w:r>
      </w:fldSimple>
      <w:r w:rsidR="00CB5582" w:rsidRPr="006660A6">
        <w:t>)</w:t>
      </w:r>
    </w:p>
    <w:p w14:paraId="05766273" w14:textId="11088D03" w:rsidR="00E166EB" w:rsidRPr="006660A6" w:rsidRDefault="00E166EB" w:rsidP="00A84B5F">
      <w:r w:rsidRPr="006660A6">
        <w:t xml:space="preserve">It is evident that the </w:t>
      </w:r>
      <w:r w:rsidR="00E6376C" w:rsidRPr="006660A6">
        <w:t>relationship between</w:t>
      </w:r>
      <w:r w:rsidRPr="006660A6">
        <w:t xml:space="preserve"> strain and displacement gradient is non-linear.</w:t>
      </w:r>
    </w:p>
    <w:p w14:paraId="50432439" w14:textId="2A1D9CF2" w:rsidR="00EE67B7" w:rsidRPr="006660A6" w:rsidRDefault="00262D4D" w:rsidP="00262D4D">
      <w:pPr>
        <w:pStyle w:val="Heading3"/>
      </w:pPr>
      <w:bookmarkStart w:id="19" w:name="_Toc154001217"/>
      <w:r w:rsidRPr="006660A6">
        <w:t xml:space="preserve">2.3.2 </w:t>
      </w:r>
      <w:r w:rsidR="00EE67B7" w:rsidRPr="006660A6">
        <w:t>Stress</w:t>
      </w:r>
      <w:bookmarkEnd w:id="19"/>
    </w:p>
    <w:p w14:paraId="5D1F3A30" w14:textId="0BE396F8" w:rsidR="00D26DCC" w:rsidRPr="006660A6" w:rsidRDefault="00E6376C" w:rsidP="00A84B5F">
      <w:r w:rsidRPr="006660A6">
        <w:t xml:space="preserve">Cauchy stress </w:t>
      </w:r>
      <w:r w:rsidRPr="006660A6">
        <w:rPr>
          <w:b/>
          <w:bCs/>
        </w:rPr>
        <w:t>(σ)</w:t>
      </w:r>
      <w:r w:rsidRPr="006660A6">
        <w:t xml:space="preserve"> </w:t>
      </w:r>
      <w:r w:rsidR="00520B7A" w:rsidRPr="006660A6">
        <w:t>is the force per unit area in the deformed configuration.</w:t>
      </w:r>
      <w:r w:rsidR="00AE3A48" w:rsidRPr="006660A6">
        <w:t xml:space="preserve"> </w:t>
      </w:r>
      <w:r w:rsidR="000D6ADA" w:rsidRPr="006660A6">
        <w:t>It is defined as traction</w:t>
      </w:r>
      <w:r w:rsidR="000D6ADA" w:rsidRPr="006660A6">
        <w:rPr>
          <w:b/>
          <w:bCs/>
        </w:rPr>
        <w:t xml:space="preserve"> t</w:t>
      </w:r>
      <w:r w:rsidR="000D6ADA" w:rsidRPr="006660A6">
        <w:t xml:space="preserve"> on a surface per unit normal vector to the surface</w:t>
      </w:r>
      <w:r w:rsidR="008E51B6" w:rsidRPr="006660A6">
        <w:t xml:space="preserve"> </w:t>
      </w:r>
      <m:oMath>
        <m:acc>
          <m:accPr>
            <m:chr m:val="̃"/>
            <m:ctrlPr>
              <w:rPr>
                <w:rFonts w:ascii="Cambria Math" w:hAnsi="Cambria Math"/>
                <w:b/>
                <w:bCs/>
                <w:i/>
              </w:rPr>
            </m:ctrlPr>
          </m:accPr>
          <m:e>
            <m:r>
              <m:rPr>
                <m:sty m:val="bi"/>
              </m:rPr>
              <w:rPr>
                <w:rFonts w:ascii="Cambria Math" w:hAnsi="Cambria Math"/>
              </w:rPr>
              <m:t>n</m:t>
            </m:r>
          </m:e>
        </m:acc>
      </m:oMath>
      <w:r w:rsidR="008E51B6" w:rsidRPr="006660A6">
        <w:rPr>
          <w:b/>
          <w:bCs/>
        </w:rPr>
        <w:t>.</w:t>
      </w:r>
      <w:r w:rsidR="005122DB" w:rsidRPr="006660A6">
        <w:rPr>
          <w:b/>
          <w:bCs/>
        </w:rPr>
        <w:br/>
      </w:r>
      <m:oMathPara>
        <m:oMath>
          <m:r>
            <m:rPr>
              <m:sty m:val="bi"/>
            </m:rPr>
            <w:rPr>
              <w:rFonts w:ascii="Cambria Math" w:hAnsi="Cambria Math"/>
            </w:rPr>
            <m:t xml:space="preserve">                                                                                </m:t>
          </m:r>
          <m:r>
            <w:rPr>
              <w:rFonts w:ascii="Cambria Math" w:hAnsi="Cambria Math"/>
            </w:rPr>
            <m:t xml:space="preserve"> σ=</m:t>
          </m:r>
          <m:f>
            <m:fPr>
              <m:ctrlPr>
                <w:rPr>
                  <w:rFonts w:ascii="Cambria Math" w:hAnsi="Cambria Math"/>
                  <w:bCs/>
                  <w:i/>
                </w:rPr>
              </m:ctrlPr>
            </m:fPr>
            <m:num>
              <m:r>
                <w:rPr>
                  <w:rFonts w:ascii="Cambria Math" w:hAnsi="Cambria Math"/>
                </w:rPr>
                <m:t>t</m:t>
              </m:r>
            </m:num>
            <m:den>
              <m:acc>
                <m:accPr>
                  <m:chr m:val="̃"/>
                  <m:ctrlPr>
                    <w:rPr>
                      <w:rFonts w:ascii="Cambria Math" w:hAnsi="Cambria Math"/>
                      <w:bCs/>
                      <w:i/>
                    </w:rPr>
                  </m:ctrlPr>
                </m:accPr>
                <m:e>
                  <m:r>
                    <w:rPr>
                      <w:rFonts w:ascii="Cambria Math" w:hAnsi="Cambria Math"/>
                    </w:rPr>
                    <m:t>n</m:t>
                  </m:r>
                </m:e>
              </m:acc>
            </m:den>
          </m:f>
          <m:r>
            <w:rPr>
              <w:rFonts w:ascii="Cambria Math" w:hAnsi="Cambria Math"/>
            </w:rPr>
            <m:t xml:space="preserve">  </m:t>
          </m:r>
          <m:r>
            <m:rPr>
              <m:sty m:val="bi"/>
            </m:rPr>
            <w:rPr>
              <w:rFonts w:ascii="Cambria Math" w:hAnsi="Cambria Math"/>
            </w:rPr>
            <m:t xml:space="preserve">                                                                                 (</m:t>
          </m:r>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5</m:t>
          </m:r>
          <m:r>
            <m:rPr>
              <m:sty m:val="p"/>
            </m:rPr>
            <w:rPr>
              <w:rFonts w:ascii="Cambria Math" w:hAnsi="Cambria Math"/>
            </w:rPr>
            <w:fldChar w:fldCharType="end"/>
          </m:r>
          <m:r>
            <m:rPr>
              <m:sty m:val="p"/>
            </m:rPr>
            <w:rPr>
              <w:rFonts w:ascii="Cambria Math"/>
            </w:rPr>
            <m:t>)</m:t>
          </m:r>
        </m:oMath>
      </m:oMathPara>
    </w:p>
    <w:p w14:paraId="02559C40" w14:textId="2D2B2167" w:rsidR="00BD0F3C" w:rsidRPr="006660A6" w:rsidRDefault="001A4FBC" w:rsidP="00A84B5F">
      <w:proofErr w:type="spellStart"/>
      <w:r w:rsidRPr="006660A6">
        <w:t>Piola</w:t>
      </w:r>
      <w:proofErr w:type="spellEnd"/>
      <w:r w:rsidRPr="006660A6">
        <w:t xml:space="preserve">- </w:t>
      </w:r>
      <w:proofErr w:type="spellStart"/>
      <w:r w:rsidRPr="006660A6">
        <w:t>Kirchoff</w:t>
      </w:r>
      <w:proofErr w:type="spellEnd"/>
      <w:r w:rsidRPr="006660A6">
        <w:t xml:space="preserve"> stress</w:t>
      </w:r>
      <w:r w:rsidR="00036DE8" w:rsidRPr="006660A6">
        <w:t>es</w:t>
      </w:r>
      <w:r w:rsidRPr="006660A6">
        <w:t xml:space="preserve"> are pseudo stress</w:t>
      </w:r>
      <w:r w:rsidR="00036DE8" w:rsidRPr="006660A6">
        <w:t>es</w:t>
      </w:r>
      <w:r w:rsidRPr="006660A6">
        <w:t xml:space="preserve">. </w:t>
      </w:r>
      <w:r w:rsidR="008455F2" w:rsidRPr="006660A6">
        <w:t xml:space="preserve">The first </w:t>
      </w:r>
      <w:proofErr w:type="spellStart"/>
      <w:r w:rsidR="0091624E" w:rsidRPr="006660A6">
        <w:t>Piola</w:t>
      </w:r>
      <w:r w:rsidR="00B14220" w:rsidRPr="006660A6">
        <w:t>-</w:t>
      </w:r>
      <w:r w:rsidR="0091624E" w:rsidRPr="006660A6">
        <w:t>Kirchoff</w:t>
      </w:r>
      <w:proofErr w:type="spellEnd"/>
      <w:r w:rsidR="0091624E" w:rsidRPr="006660A6">
        <w:t xml:space="preserve"> stress </w:t>
      </w:r>
      <w:r w:rsidR="00BD0F3C" w:rsidRPr="006660A6">
        <w:t>is given by</w:t>
      </w:r>
    </w:p>
    <w:p w14:paraId="4656741D" w14:textId="0CBBF103" w:rsidR="00BD0F3C" w:rsidRPr="006660A6" w:rsidRDefault="00396AEC" w:rsidP="00A84B5F">
      <w:r w:rsidRPr="006660A6">
        <w:t xml:space="preserve">     </w:t>
      </w:r>
      <w:r w:rsidR="0071482A" w:rsidRPr="006660A6">
        <w:tab/>
      </w:r>
      <w:r w:rsidR="0071482A" w:rsidRPr="006660A6">
        <w:tab/>
      </w:r>
      <w:r w:rsidR="0071482A" w:rsidRPr="006660A6">
        <w:tab/>
      </w:r>
      <w:r w:rsidR="0071482A" w:rsidRPr="006660A6">
        <w:tab/>
      </w:r>
      <w:r w:rsidR="0071482A" w:rsidRPr="006660A6">
        <w:tab/>
      </w:r>
      <w:r w:rsidR="00525845" w:rsidRPr="006660A6">
        <w:t xml:space="preserve">       </w:t>
      </w:r>
      <w:r w:rsidR="00BD0F3C" w:rsidRPr="006660A6">
        <w:t xml:space="preserve"> </w:t>
      </w:r>
      <m:oMath>
        <m:r>
          <w:rPr>
            <w:rFonts w:ascii="Cambria Math" w:hAnsi="Cambria Math"/>
          </w:rPr>
          <m:t>τ</m:t>
        </m:r>
        <m:r>
          <m:rPr>
            <m:sty m:val="p"/>
          </m:rPr>
          <w:rPr>
            <w:rFonts w:ascii="Cambria Math" w:hAnsi="Cambria Math"/>
          </w:rPr>
          <m:t>=</m:t>
        </m:r>
        <m:r>
          <w:rPr>
            <w:rFonts w:ascii="Cambria Math" w:hAnsi="Cambria Math"/>
          </w:rPr>
          <m:t>Jσ</m:t>
        </m:r>
        <m:r>
          <m:rPr>
            <m:sty m:val="p"/>
          </m:rPr>
          <w:rPr>
            <w:rFonts w:ascii="Cambria Math" w:hAnsi="Cambria Math"/>
          </w:rPr>
          <m:t xml:space="preserve">                                                                                  (</m:t>
        </m:r>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6</m:t>
        </m:r>
        <m:r>
          <m:rPr>
            <m:sty m:val="p"/>
          </m:rPr>
          <w:rPr>
            <w:rFonts w:ascii="Cambria Math" w:hAnsi="Cambria Math"/>
          </w:rPr>
          <w:fldChar w:fldCharType="end"/>
        </m:r>
        <m:r>
          <m:rPr>
            <m:sty m:val="p"/>
          </m:rPr>
          <w:rPr>
            <w:rFonts w:ascii="Cambria Math" w:hAnsi="Cambria Math"/>
          </w:rPr>
          <m:t>)</m:t>
        </m:r>
      </m:oMath>
    </w:p>
    <w:p w14:paraId="6851551A" w14:textId="5AE9732A" w:rsidR="00B41B8F" w:rsidRPr="006660A6" w:rsidRDefault="00B41B8F" w:rsidP="00A84B5F">
      <w:r w:rsidRPr="006660A6">
        <w:t xml:space="preserve">where J is the </w:t>
      </w:r>
      <w:proofErr w:type="spellStart"/>
      <w:r w:rsidRPr="006660A6">
        <w:t>jacobian</w:t>
      </w:r>
      <w:proofErr w:type="spellEnd"/>
      <w:r w:rsidRPr="006660A6">
        <w:t xml:space="preserve"> of the deformation</w:t>
      </w:r>
      <w:r w:rsidR="00AF2277" w:rsidRPr="006660A6">
        <w:t>.</w:t>
      </w:r>
    </w:p>
    <w:p w14:paraId="200F2055" w14:textId="7C60E847" w:rsidR="001A4FBC" w:rsidRPr="006660A6" w:rsidRDefault="005765D7" w:rsidP="00A84B5F">
      <w:r w:rsidRPr="006660A6">
        <w:t xml:space="preserve">The second </w:t>
      </w:r>
      <w:proofErr w:type="spellStart"/>
      <w:r w:rsidRPr="006660A6">
        <w:t>Piola</w:t>
      </w:r>
      <w:r w:rsidR="00B14220" w:rsidRPr="006660A6">
        <w:t>-</w:t>
      </w:r>
      <w:r w:rsidRPr="006660A6">
        <w:t>Kirchoff</w:t>
      </w:r>
      <w:proofErr w:type="spellEnd"/>
      <w:r w:rsidRPr="006660A6">
        <w:t xml:space="preserve"> stress is represented by S</w:t>
      </w:r>
      <w:r w:rsidR="00A4361F" w:rsidRPr="006660A6">
        <w:t>,</w:t>
      </w:r>
    </w:p>
    <w:p w14:paraId="65A886C0" w14:textId="00963F27" w:rsidR="0004684A" w:rsidRPr="006660A6" w:rsidRDefault="00B14220" w:rsidP="00A84B5F">
      <w:r w:rsidRPr="006660A6">
        <w:t xml:space="preserve"> </w:t>
      </w:r>
      <w:r w:rsidR="00525845" w:rsidRPr="006660A6">
        <w:tab/>
      </w:r>
      <w:r w:rsidR="00525845" w:rsidRPr="006660A6">
        <w:tab/>
      </w:r>
      <w:r w:rsidR="00525845" w:rsidRPr="006660A6">
        <w:tab/>
      </w:r>
      <w:r w:rsidR="00525845" w:rsidRPr="006660A6">
        <w:tab/>
      </w:r>
      <w:r w:rsidR="00525845" w:rsidRPr="006660A6">
        <w:tab/>
      </w:r>
      <w:r w:rsidRPr="006660A6">
        <w:t xml:space="preserve"> </w:t>
      </w:r>
      <m:oMath>
        <m:r>
          <w:rPr>
            <w:rFonts w:ascii="Cambria Math" w:hAnsi="Cambria Math"/>
          </w:rPr>
          <m:t xml:space="preserve">        S=</m:t>
        </m:r>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τ</m:t>
        </m:r>
        <m:sSup>
          <m:sSupPr>
            <m:ctrlPr>
              <w:rPr>
                <w:rFonts w:ascii="Cambria Math" w:hAnsi="Cambria Math"/>
                <w:i/>
              </w:rPr>
            </m:ctrlPr>
          </m:sSupPr>
          <m:e>
            <m:r>
              <w:rPr>
                <w:rFonts w:ascii="Cambria Math" w:hAnsi="Cambria Math"/>
              </w:rPr>
              <m:t>F</m:t>
            </m:r>
          </m:e>
          <m:sup>
            <m:r>
              <w:rPr>
                <w:rFonts w:ascii="Cambria Math" w:hAnsi="Cambria Math"/>
              </w:rPr>
              <m:t>-T</m:t>
            </m:r>
          </m:sup>
        </m:sSup>
      </m:oMath>
      <w:r w:rsidR="0082410C" w:rsidRPr="006660A6">
        <w:t xml:space="preserve">                                                       </w:t>
      </w:r>
      <w:r w:rsidR="00525845" w:rsidRPr="006660A6">
        <w:t xml:space="preserve">       </w:t>
      </w:r>
      <w:r w:rsidR="0082410C" w:rsidRPr="006660A6">
        <w:t xml:space="preserve"> (</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7</m:t>
        </m:r>
        <m:r>
          <m:rPr>
            <m:sty m:val="p"/>
          </m:rPr>
          <w:rPr>
            <w:rFonts w:ascii="Cambria Math" w:hAnsi="Cambria Math"/>
          </w:rPr>
          <w:fldChar w:fldCharType="end"/>
        </m:r>
        <m:r>
          <m:rPr>
            <m:sty m:val="p"/>
          </m:rPr>
          <w:rPr>
            <w:rFonts w:ascii="Cambria Math" w:hAnsi="Cambria Math"/>
          </w:rPr>
          <m:t>)</m:t>
        </m:r>
      </m:oMath>
    </w:p>
    <w:p w14:paraId="6B6D2306" w14:textId="77777777" w:rsidR="00BE3609" w:rsidRPr="006660A6" w:rsidRDefault="00BE3609" w:rsidP="002964BC">
      <w:pPr>
        <w:pStyle w:val="Heading2"/>
        <w:numPr>
          <w:ilvl w:val="0"/>
          <w:numId w:val="0"/>
        </w:numPr>
        <w:ind w:left="720" w:hanging="720"/>
      </w:pPr>
    </w:p>
    <w:p w14:paraId="5E9C06C2" w14:textId="77777777" w:rsidR="00420409" w:rsidRPr="006660A6" w:rsidRDefault="00420409" w:rsidP="002964BC">
      <w:pPr>
        <w:pStyle w:val="Heading2"/>
        <w:numPr>
          <w:ilvl w:val="0"/>
          <w:numId w:val="0"/>
        </w:numPr>
        <w:ind w:left="720" w:hanging="720"/>
      </w:pPr>
    </w:p>
    <w:p w14:paraId="3BF8C442" w14:textId="02219D4B" w:rsidR="00C716BC" w:rsidRPr="006660A6" w:rsidRDefault="00262D4D" w:rsidP="002964BC">
      <w:pPr>
        <w:pStyle w:val="Heading2"/>
        <w:numPr>
          <w:ilvl w:val="0"/>
          <w:numId w:val="0"/>
        </w:numPr>
        <w:ind w:left="720" w:hanging="720"/>
      </w:pPr>
      <w:bookmarkStart w:id="20" w:name="_Toc154001218"/>
      <w:r w:rsidRPr="006660A6">
        <w:t xml:space="preserve">2.4 </w:t>
      </w:r>
      <w:r w:rsidR="003D0D0B" w:rsidRPr="006660A6">
        <w:t xml:space="preserve">Crystal Plasticity </w:t>
      </w:r>
      <w:r w:rsidR="006D35CA" w:rsidRPr="006660A6">
        <w:t>Theory</w:t>
      </w:r>
      <w:bookmarkEnd w:id="20"/>
    </w:p>
    <w:p w14:paraId="34F0BA74" w14:textId="26E2BECE" w:rsidR="006D35CA" w:rsidRPr="006660A6" w:rsidRDefault="00B84F5D" w:rsidP="00A84B5F">
      <w:r w:rsidRPr="006660A6">
        <w:t>The primary physical process causing plastic deformation at room temperatures involves the movement of dislocations along crystal slip systems. This dislocation motion does not lead to any overall compression or expansion of the crystal lattice, ensuring that plastic deformation maintains volume. Once the dislocation has traversed through, the lattice returns to an undistorted state.</w:t>
      </w:r>
    </w:p>
    <w:p w14:paraId="5BF3A8E2" w14:textId="1D89133D" w:rsidR="00F737AE" w:rsidRPr="006660A6" w:rsidRDefault="00A77337" w:rsidP="00797A23">
      <w:pPr>
        <w:pStyle w:val="NoSpacing"/>
        <w:jc w:val="both"/>
        <w:rPr>
          <w:rFonts w:ascii="Arial" w:hAnsi="Arial" w:cs="Arial"/>
        </w:rPr>
      </w:pPr>
      <w:r w:rsidRPr="006660A6">
        <w:rPr>
          <w:rFonts w:ascii="Arial" w:hAnsi="Arial" w:cs="Arial"/>
        </w:rPr>
        <w:t xml:space="preserve">Slip systems refer to closely packed atomic directions on similarly closely packed atomic planes. This configuration results in the smallest magnitude of dislocation </w:t>
      </w:r>
      <w:proofErr w:type="gramStart"/>
      <w:r w:rsidRPr="006660A6">
        <w:rPr>
          <w:rFonts w:ascii="Arial" w:hAnsi="Arial" w:cs="Arial"/>
        </w:rPr>
        <w:t>Burgers</w:t>
      </w:r>
      <w:proofErr w:type="gramEnd"/>
      <w:r w:rsidRPr="006660A6">
        <w:rPr>
          <w:rFonts w:ascii="Arial" w:hAnsi="Arial" w:cs="Arial"/>
        </w:rPr>
        <w:t xml:space="preserve"> vector, making it the most </w:t>
      </w:r>
      <w:r w:rsidR="00AF2277" w:rsidRPr="006660A6">
        <w:rPr>
          <w:rFonts w:ascii="Arial" w:hAnsi="Arial" w:cs="Arial"/>
        </w:rPr>
        <w:t>favourable</w:t>
      </w:r>
      <w:r w:rsidRPr="006660A6">
        <w:rPr>
          <w:rFonts w:ascii="Arial" w:hAnsi="Arial" w:cs="Arial"/>
        </w:rPr>
        <w:t xml:space="preserve"> direction for slip. </w:t>
      </w:r>
      <w:r w:rsidR="00F737AE" w:rsidRPr="006660A6">
        <w:rPr>
          <w:rFonts w:ascii="Arial" w:hAnsi="Arial" w:cs="Arial"/>
        </w:rPr>
        <w:t>Some basic crystal structures and major slip systems are (indicated by their Miller Indices)</w:t>
      </w:r>
      <w:r w:rsidRPr="006660A6">
        <w:rPr>
          <w:rFonts w:ascii="Arial" w:hAnsi="Arial" w:cs="Arial"/>
        </w:rPr>
        <w:t xml:space="preserve"> are </w:t>
      </w:r>
      <w:r w:rsidR="00F737AE" w:rsidRPr="006660A6">
        <w:rPr>
          <w:rFonts w:ascii="Arial" w:hAnsi="Arial" w:cs="Arial"/>
        </w:rPr>
        <w:t>as follows</w:t>
      </w:r>
      <w:sdt>
        <w:sdtPr>
          <w:rPr>
            <w:rFonts w:ascii="Arial" w:hAnsi="Arial" w:cs="Arial"/>
            <w:b/>
            <w:bCs/>
          </w:rPr>
          <w:id w:val="-932356531"/>
          <w:citation/>
        </w:sdtPr>
        <w:sdtContent>
          <w:r w:rsidR="00484104" w:rsidRPr="006660A6">
            <w:rPr>
              <w:rFonts w:ascii="Arial" w:hAnsi="Arial" w:cs="Arial"/>
              <w:b/>
              <w:bCs/>
            </w:rPr>
            <w:fldChar w:fldCharType="begin"/>
          </w:r>
          <w:r w:rsidR="00484104" w:rsidRPr="006660A6">
            <w:rPr>
              <w:rFonts w:ascii="Arial" w:hAnsi="Arial" w:cs="Arial"/>
              <w:b/>
              <w:bCs/>
            </w:rPr>
            <w:instrText xml:space="preserve"> CITATION Hel04 \l 16393 </w:instrText>
          </w:r>
          <w:r w:rsidR="00484104" w:rsidRPr="006660A6">
            <w:rPr>
              <w:rFonts w:ascii="Arial" w:hAnsi="Arial" w:cs="Arial"/>
              <w:b/>
              <w:bCs/>
            </w:rPr>
            <w:fldChar w:fldCharType="separate"/>
          </w:r>
          <w:r w:rsidR="00282D8F" w:rsidRPr="006660A6">
            <w:rPr>
              <w:rFonts w:ascii="Arial" w:hAnsi="Arial" w:cs="Arial"/>
              <w:b/>
              <w:bCs/>
              <w:noProof/>
            </w:rPr>
            <w:t xml:space="preserve"> </w:t>
          </w:r>
          <w:r w:rsidR="00282D8F" w:rsidRPr="006660A6">
            <w:rPr>
              <w:rFonts w:ascii="Arial" w:hAnsi="Arial" w:cs="Arial"/>
              <w:noProof/>
            </w:rPr>
            <w:t>(5)</w:t>
          </w:r>
          <w:r w:rsidR="00484104" w:rsidRPr="006660A6">
            <w:rPr>
              <w:rFonts w:ascii="Arial" w:hAnsi="Arial" w:cs="Arial"/>
              <w:b/>
              <w:bCs/>
            </w:rPr>
            <w:fldChar w:fldCharType="end"/>
          </w:r>
        </w:sdtContent>
      </w:sdt>
      <w:r w:rsidR="00F737AE" w:rsidRPr="006660A6">
        <w:rPr>
          <w:rFonts w:ascii="Arial" w:hAnsi="Arial" w:cs="Arial"/>
        </w:rPr>
        <w:t>:</w:t>
      </w:r>
    </w:p>
    <w:p w14:paraId="107D81B3" w14:textId="77777777" w:rsidR="00797A23" w:rsidRPr="006660A6" w:rsidRDefault="00797A23" w:rsidP="00797A23">
      <w:pPr>
        <w:pStyle w:val="NoSpacing"/>
        <w:jc w:val="both"/>
        <w:rPr>
          <w:rFonts w:ascii="Arial" w:hAnsi="Arial" w:cs="Arial"/>
        </w:rPr>
      </w:pPr>
    </w:p>
    <w:p w14:paraId="2DA2DEE3" w14:textId="77777777" w:rsidR="00F737AE" w:rsidRPr="006660A6" w:rsidRDefault="00F737AE" w:rsidP="00A84B5F">
      <w:r w:rsidRPr="006660A6">
        <w:t>• FCC- AI, Cu, Ni, y-Fe- &lt;1 1 1</w:t>
      </w:r>
      <w:proofErr w:type="gramStart"/>
      <w:r w:rsidRPr="006660A6">
        <w:t>&gt;{</w:t>
      </w:r>
      <w:proofErr w:type="gramEnd"/>
      <w:r w:rsidRPr="006660A6">
        <w:t>1 1 0}</w:t>
      </w:r>
    </w:p>
    <w:p w14:paraId="5C4D7CCF" w14:textId="43EFBF4E" w:rsidR="00F737AE" w:rsidRPr="006660A6" w:rsidRDefault="00F737AE" w:rsidP="00A84B5F">
      <w:r w:rsidRPr="006660A6">
        <w:t>• BCC-a-</w:t>
      </w:r>
      <w:proofErr w:type="spellStart"/>
      <w:proofErr w:type="gramStart"/>
      <w:r w:rsidRPr="006660A6">
        <w:t>Fe,o</w:t>
      </w:r>
      <w:proofErr w:type="spellEnd"/>
      <w:proofErr w:type="gramEnd"/>
      <w:r w:rsidRPr="006660A6">
        <w:t>-</w:t>
      </w:r>
      <w:proofErr w:type="spellStart"/>
      <w:r w:rsidRPr="006660A6">
        <w:t>Fe,Cr,Mo</w:t>
      </w:r>
      <w:proofErr w:type="spellEnd"/>
      <w:r w:rsidRPr="006660A6">
        <w:t>-&lt;11 0&gt;{1</w:t>
      </w:r>
      <w:r w:rsidR="00CB6D67" w:rsidRPr="006660A6">
        <w:t xml:space="preserve"> </w:t>
      </w:r>
      <w:r w:rsidRPr="006660A6">
        <w:t>1</w:t>
      </w:r>
      <w:r w:rsidR="00CB6D67" w:rsidRPr="006660A6">
        <w:t xml:space="preserve"> </w:t>
      </w:r>
      <w:r w:rsidRPr="006660A6">
        <w:t>1}</w:t>
      </w:r>
    </w:p>
    <w:p w14:paraId="5984B4A9" w14:textId="237DF139" w:rsidR="00F737AE" w:rsidRPr="006660A6" w:rsidRDefault="00F737AE" w:rsidP="00A84B5F">
      <w:r w:rsidRPr="006660A6">
        <w:t>• HCP-</w:t>
      </w:r>
      <w:proofErr w:type="spellStart"/>
      <w:proofErr w:type="gramStart"/>
      <w:r w:rsidRPr="006660A6">
        <w:t>Mg,Zn</w:t>
      </w:r>
      <w:proofErr w:type="spellEnd"/>
      <w:proofErr w:type="gramEnd"/>
      <w:r w:rsidRPr="006660A6">
        <w:t>-&lt;0001&gt;{1</w:t>
      </w:r>
      <w:r w:rsidR="00075C0D" w:rsidRPr="006660A6">
        <w:t xml:space="preserve"> </w:t>
      </w:r>
      <w:r w:rsidRPr="006660A6">
        <w:t>1-1</w:t>
      </w:r>
      <w:r w:rsidR="00075C0D" w:rsidRPr="006660A6">
        <w:t xml:space="preserve"> </w:t>
      </w:r>
      <w:r w:rsidRPr="006660A6">
        <w:t>0}</w:t>
      </w:r>
    </w:p>
    <w:p w14:paraId="4EA9FC1D" w14:textId="7CBE7C73" w:rsidR="000F7FA0" w:rsidRPr="006660A6" w:rsidRDefault="00304D87" w:rsidP="00A84B5F">
      <w:r w:rsidRPr="006660A6">
        <w:t xml:space="preserve">A significant consequence of crystallographic slip is the rotation of the crystal lattice, a result of the finite deformation associated with extensive dislocation flow. This phenomenon is depicted in Figure </w:t>
      </w:r>
      <w:r w:rsidR="007005BC" w:rsidRPr="006660A6">
        <w:t>3</w:t>
      </w:r>
      <w:r w:rsidRPr="006660A6">
        <w:t>, where an idealized single crystal specimen with a single active slip system is subjected to tensile loading. The finite deformation during slip generates an unbalanced moment, necessitating the rotation of the specimen and, consequently, the lattice, to restore equilibrium. This rotation induces bending stresses at the supports due to the imposed constraints. In a broader context, it can be stated that lattice rotation is geometric in nature, and it does not need to occur uniformly across the entire crystal; it may be constrained in specific locations, leading to the generation of stresses.</w:t>
      </w:r>
    </w:p>
    <w:p w14:paraId="253D9DDD" w14:textId="77777777" w:rsidR="00DE381C" w:rsidRPr="006660A6" w:rsidRDefault="00DE381C" w:rsidP="00A84B5F">
      <w:r w:rsidRPr="006660A6">
        <w:rPr>
          <w:noProof/>
        </w:rPr>
        <w:drawing>
          <wp:inline distT="0" distB="0" distL="0" distR="0" wp14:anchorId="275A42C7" wp14:editId="4CC09739">
            <wp:extent cx="3963893" cy="27298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8494"/>
                    <a:stretch/>
                  </pic:blipFill>
                  <pic:spPr bwMode="auto">
                    <a:xfrm>
                      <a:off x="0" y="0"/>
                      <a:ext cx="3963893" cy="2729851"/>
                    </a:xfrm>
                    <a:prstGeom prst="rect">
                      <a:avLst/>
                    </a:prstGeom>
                    <a:ln>
                      <a:noFill/>
                    </a:ln>
                    <a:extLst>
                      <a:ext uri="{53640926-AAD7-44D8-BBD7-CCE9431645EC}">
                        <a14:shadowObscured xmlns:a14="http://schemas.microsoft.com/office/drawing/2010/main"/>
                      </a:ext>
                    </a:extLst>
                  </pic:spPr>
                </pic:pic>
              </a:graphicData>
            </a:graphic>
          </wp:inline>
        </w:drawing>
      </w:r>
    </w:p>
    <w:p w14:paraId="47DDE9AC" w14:textId="7FA85865" w:rsidR="00DE381C" w:rsidRPr="006660A6" w:rsidRDefault="00DE381C" w:rsidP="00A84B5F">
      <w:pPr>
        <w:pStyle w:val="Caption"/>
        <w:rPr>
          <w:b/>
          <w:bCs/>
          <w:noProof/>
        </w:rPr>
      </w:pPr>
      <w:bookmarkStart w:id="21" w:name="_Toc153927587"/>
      <w:bookmarkStart w:id="22" w:name="_Toc153978323"/>
      <w:r w:rsidRPr="006660A6">
        <w:t xml:space="preserve">Figure </w:t>
      </w:r>
      <w:fldSimple w:instr=" SEQ Figure \* ARABIC ">
        <w:r w:rsidR="00FD2947" w:rsidRPr="006660A6">
          <w:rPr>
            <w:noProof/>
          </w:rPr>
          <w:t>3</w:t>
        </w:r>
      </w:fldSimple>
      <w:r w:rsidRPr="006660A6">
        <w:t xml:space="preserve"> Lattice rotation in a single crystal tensile specimen adapted from</w:t>
      </w:r>
      <w:r w:rsidRPr="006660A6">
        <w:rPr>
          <w:noProof/>
        </w:rPr>
        <w:t xml:space="preserve"> </w:t>
      </w:r>
      <w:r w:rsidRPr="006660A6">
        <w:rPr>
          <w:b/>
          <w:bCs/>
          <w:noProof/>
        </w:rPr>
        <w:t xml:space="preserve">Microstructure and Properties of Engineering Materials </w:t>
      </w:r>
      <w:r w:rsidRPr="006660A6">
        <w:rPr>
          <w:noProof/>
        </w:rPr>
        <w:t>Helmut Clemens, SveaMayer, and Christina Scheu.</w:t>
      </w:r>
      <w:bookmarkEnd w:id="21"/>
      <w:bookmarkEnd w:id="22"/>
    </w:p>
    <w:p w14:paraId="0FBEC94F" w14:textId="77777777" w:rsidR="00DE381C" w:rsidRPr="006660A6" w:rsidRDefault="00DE381C" w:rsidP="00A84B5F"/>
    <w:p w14:paraId="7EC4AB55" w14:textId="77777777" w:rsidR="00EE7E57" w:rsidRPr="006660A6" w:rsidRDefault="00EE7E57" w:rsidP="00747235">
      <w:pPr>
        <w:pStyle w:val="Heading3"/>
      </w:pPr>
    </w:p>
    <w:p w14:paraId="14D06700" w14:textId="77777777" w:rsidR="00EE7E57" w:rsidRPr="006660A6" w:rsidRDefault="00EE7E57" w:rsidP="00747235">
      <w:pPr>
        <w:pStyle w:val="Heading3"/>
      </w:pPr>
    </w:p>
    <w:p w14:paraId="263A91AE" w14:textId="59EDD9FB" w:rsidR="00B641F5" w:rsidRPr="006660A6" w:rsidRDefault="00262D4D" w:rsidP="00747235">
      <w:pPr>
        <w:pStyle w:val="Heading3"/>
      </w:pPr>
      <w:bookmarkStart w:id="23" w:name="_Toc154001219"/>
      <w:r w:rsidRPr="006660A6">
        <w:lastRenderedPageBreak/>
        <w:t xml:space="preserve">2.4.1 </w:t>
      </w:r>
      <w:r w:rsidR="00B641F5" w:rsidRPr="006660A6">
        <w:t>Crystal Plasticity Kinematics</w:t>
      </w:r>
      <w:bookmarkEnd w:id="23"/>
    </w:p>
    <w:p w14:paraId="051E6641" w14:textId="0705C85E" w:rsidR="00011D28" w:rsidRPr="006660A6" w:rsidRDefault="00807257" w:rsidP="00A84B5F">
      <w:r w:rsidRPr="006660A6">
        <w:t xml:space="preserve">Crystal Plasticity theory </w:t>
      </w:r>
      <w:r w:rsidR="00625E3D" w:rsidRPr="006660A6">
        <w:t xml:space="preserve">is considered a physical based theory as it </w:t>
      </w:r>
      <w:r w:rsidR="00406E00" w:rsidRPr="006660A6">
        <w:t>is based on the behaviour of microstructures in a material.</w:t>
      </w:r>
      <w:r w:rsidR="00DE381C" w:rsidRPr="006660A6">
        <w:t xml:space="preserve"> In crystal plasticity theory, </w:t>
      </w:r>
      <w:r w:rsidR="00A3118B" w:rsidRPr="006660A6">
        <w:t>flow of massive</w:t>
      </w:r>
      <w:r w:rsidR="00DE381C" w:rsidRPr="006660A6">
        <w:t xml:space="preserve"> dislocation </w:t>
      </w:r>
      <w:r w:rsidR="00EA13ED" w:rsidRPr="006660A6">
        <w:t xml:space="preserve">in </w:t>
      </w:r>
      <w:r w:rsidR="00DE381C" w:rsidRPr="006660A6">
        <w:t xml:space="preserve">a slip system </w:t>
      </w:r>
      <w:r w:rsidR="00EA13ED" w:rsidRPr="006660A6">
        <w:t xml:space="preserve">are represented as a plastic shear strain </w:t>
      </w:r>
      <w:r w:rsidR="00EA13ED" w:rsidRPr="006660A6">
        <w:rPr>
          <w:b/>
          <w:bCs/>
        </w:rPr>
        <w:t>y</w:t>
      </w:r>
      <w:r w:rsidR="00EA13ED" w:rsidRPr="006660A6">
        <w:t xml:space="preserve"> </w:t>
      </w:r>
      <w:r w:rsidR="00DE381C" w:rsidRPr="006660A6">
        <w:t xml:space="preserve">in a continuum sense, where the slip plane normal is </w:t>
      </w:r>
      <w:r w:rsidR="007B3BBE" w:rsidRPr="006660A6">
        <w:t xml:space="preserve">represented </w:t>
      </w:r>
      <w:r w:rsidR="00DE381C" w:rsidRPr="006660A6">
        <w:t xml:space="preserve">by the unit vector </w:t>
      </w:r>
      <w:r w:rsidR="00DE381C" w:rsidRPr="006660A6">
        <w:rPr>
          <w:b/>
          <w:bCs/>
        </w:rPr>
        <w:t>m</w:t>
      </w:r>
      <w:r w:rsidR="00DE381C" w:rsidRPr="006660A6">
        <w:t xml:space="preserve"> and </w:t>
      </w:r>
      <w:r w:rsidR="007B3BBE" w:rsidRPr="006660A6">
        <w:t>direction of the slip</w:t>
      </w:r>
      <w:r w:rsidR="00DE381C" w:rsidRPr="006660A6">
        <w:t xml:space="preserve"> by unit vector </w:t>
      </w:r>
      <w:r w:rsidR="00DE381C" w:rsidRPr="006660A6">
        <w:rPr>
          <w:b/>
          <w:bCs/>
        </w:rPr>
        <w:t>s</w:t>
      </w:r>
      <w:r w:rsidR="00DE381C" w:rsidRPr="006660A6">
        <w:t>.</w:t>
      </w:r>
    </w:p>
    <w:p w14:paraId="430BCAD6" w14:textId="77777777" w:rsidR="004B5F85" w:rsidRPr="006660A6" w:rsidRDefault="004B5F85" w:rsidP="00A84B5F">
      <w:r w:rsidRPr="006660A6">
        <w:rPr>
          <w:noProof/>
        </w:rPr>
        <w:drawing>
          <wp:inline distT="0" distB="0" distL="0" distR="0" wp14:anchorId="16241BA2" wp14:editId="2FA73454">
            <wp:extent cx="4598698" cy="1910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598698" cy="1910715"/>
                    </a:xfrm>
                    <a:prstGeom prst="rect">
                      <a:avLst/>
                    </a:prstGeom>
                  </pic:spPr>
                </pic:pic>
              </a:graphicData>
            </a:graphic>
          </wp:inline>
        </w:drawing>
      </w:r>
    </w:p>
    <w:p w14:paraId="5DD43BB3" w14:textId="6974FF26" w:rsidR="004B5F85" w:rsidRPr="006660A6" w:rsidRDefault="004B5F85" w:rsidP="00A84B5F">
      <w:pPr>
        <w:pStyle w:val="Caption"/>
        <w:rPr>
          <w:b/>
          <w:bCs/>
          <w:noProof/>
        </w:rPr>
      </w:pPr>
      <w:bookmarkStart w:id="24" w:name="_Toc153927588"/>
      <w:bookmarkStart w:id="25" w:name="_Toc153978324"/>
      <w:r w:rsidRPr="006660A6">
        <w:t xml:space="preserve">Figure </w:t>
      </w:r>
      <w:fldSimple w:instr=" SEQ Figure \* ARABIC ">
        <w:r w:rsidR="00FD2947" w:rsidRPr="006660A6">
          <w:rPr>
            <w:noProof/>
          </w:rPr>
          <w:t>4</w:t>
        </w:r>
      </w:fldSimple>
      <w:r w:rsidRPr="006660A6">
        <w:t xml:space="preserve"> Plastic shear strain on a slip system adapted from</w:t>
      </w:r>
      <w:r w:rsidRPr="006660A6">
        <w:rPr>
          <w:noProof/>
        </w:rPr>
        <w:t xml:space="preserve"> </w:t>
      </w:r>
      <w:bookmarkStart w:id="26" w:name="_Hlk153757274"/>
      <w:r w:rsidRPr="006660A6">
        <w:rPr>
          <w:b/>
          <w:bCs/>
          <w:noProof/>
        </w:rPr>
        <w:t xml:space="preserve">Microstructure and Properties of Engineering Materials </w:t>
      </w:r>
      <w:r w:rsidRPr="006660A6">
        <w:rPr>
          <w:noProof/>
        </w:rPr>
        <w:t>Helmut Clemens, SveaMayer, and Christina Scheu.</w:t>
      </w:r>
      <w:bookmarkEnd w:id="24"/>
      <w:bookmarkEnd w:id="25"/>
    </w:p>
    <w:bookmarkEnd w:id="26"/>
    <w:p w14:paraId="6F6067DA" w14:textId="036887FC" w:rsidR="007B3BBE" w:rsidRPr="006660A6" w:rsidRDefault="00CF4B33" w:rsidP="006A6D3D">
      <w:r w:rsidRPr="006660A6">
        <w:t>T</w:t>
      </w:r>
      <w:r w:rsidR="008253CE" w:rsidRPr="006660A6">
        <w:t>his plastic shear strain can be related to deformation and strain through tensorial representation.</w:t>
      </w:r>
      <w:r w:rsidR="0018603C" w:rsidRPr="006660A6">
        <w:t xml:space="preserve"> To achieve this, under the assumption of small strain kinematics, </w:t>
      </w:r>
      <w:r w:rsidR="00C878B5" w:rsidRPr="006660A6">
        <w:t xml:space="preserve">let there be a </w:t>
      </w:r>
      <w:r w:rsidR="005F3013" w:rsidRPr="006660A6">
        <w:t xml:space="preserve">material point </w:t>
      </w:r>
      <w:r w:rsidR="005F3013" w:rsidRPr="006660A6">
        <w:rPr>
          <w:b/>
          <w:bCs/>
        </w:rPr>
        <w:t>x</w:t>
      </w:r>
      <w:r w:rsidR="005F3013" w:rsidRPr="006660A6">
        <w:t xml:space="preserve"> within a crystal and a material fibre </w:t>
      </w:r>
      <w:r w:rsidR="005F3013" w:rsidRPr="006660A6">
        <w:rPr>
          <w:b/>
          <w:bCs/>
        </w:rPr>
        <w:t>dx</w:t>
      </w:r>
      <w:r w:rsidR="005F3013" w:rsidRPr="006660A6">
        <w:t xml:space="preserve">, in the reference configuration. </w:t>
      </w:r>
      <w:sdt>
        <w:sdtPr>
          <w:rPr>
            <w:b/>
            <w:bCs/>
          </w:rPr>
          <w:id w:val="493000245"/>
          <w:citation/>
        </w:sdtPr>
        <w:sdtContent>
          <w:r w:rsidR="00484104" w:rsidRPr="006660A6">
            <w:rPr>
              <w:b/>
              <w:bCs/>
            </w:rPr>
            <w:fldChar w:fldCharType="begin"/>
          </w:r>
          <w:r w:rsidR="00484104" w:rsidRPr="006660A6">
            <w:rPr>
              <w:b/>
              <w:bCs/>
            </w:rPr>
            <w:instrText xml:space="preserve"> CITATION Hel04 \l 16393 </w:instrText>
          </w:r>
          <w:r w:rsidR="00484104" w:rsidRPr="006660A6">
            <w:rPr>
              <w:b/>
              <w:bCs/>
            </w:rPr>
            <w:fldChar w:fldCharType="separate"/>
          </w:r>
          <w:r w:rsidR="00282D8F" w:rsidRPr="006660A6">
            <w:rPr>
              <w:noProof/>
            </w:rPr>
            <w:t>(5)</w:t>
          </w:r>
          <w:r w:rsidR="00484104" w:rsidRPr="006660A6">
            <w:rPr>
              <w:b/>
              <w:bCs/>
            </w:rPr>
            <w:fldChar w:fldCharType="end"/>
          </w:r>
        </w:sdtContent>
      </w:sdt>
    </w:p>
    <w:p w14:paraId="546672AD" w14:textId="77777777" w:rsidR="00305A31" w:rsidRPr="006660A6" w:rsidRDefault="00305A31" w:rsidP="00A84B5F">
      <w:r w:rsidRPr="006660A6">
        <w:rPr>
          <w:noProof/>
        </w:rPr>
        <w:drawing>
          <wp:inline distT="0" distB="0" distL="0" distR="0" wp14:anchorId="28A024A7" wp14:editId="22AAE094">
            <wp:extent cx="5359675" cy="19050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59675" cy="1905098"/>
                    </a:xfrm>
                    <a:prstGeom prst="rect">
                      <a:avLst/>
                    </a:prstGeom>
                  </pic:spPr>
                </pic:pic>
              </a:graphicData>
            </a:graphic>
          </wp:inline>
        </w:drawing>
      </w:r>
    </w:p>
    <w:p w14:paraId="59FA4A10" w14:textId="0FF4735F" w:rsidR="00305A31" w:rsidRPr="006660A6" w:rsidRDefault="00305A31" w:rsidP="00A84B5F">
      <w:pPr>
        <w:pStyle w:val="Caption"/>
        <w:rPr>
          <w:b/>
          <w:bCs/>
          <w:noProof/>
        </w:rPr>
      </w:pPr>
      <w:bookmarkStart w:id="27" w:name="_Toc153927589"/>
      <w:bookmarkStart w:id="28" w:name="_Toc153978325"/>
      <w:r w:rsidRPr="006660A6">
        <w:t xml:space="preserve">Figure </w:t>
      </w:r>
      <w:fldSimple w:instr=" SEQ Figure \* ARABIC ">
        <w:r w:rsidR="00FD2947" w:rsidRPr="006660A6">
          <w:rPr>
            <w:noProof/>
          </w:rPr>
          <w:t>5</w:t>
        </w:r>
      </w:fldSimple>
      <w:r w:rsidRPr="006660A6">
        <w:t xml:space="preserve"> Kinematics of deformation of crystal adapted from</w:t>
      </w:r>
      <w:r w:rsidRPr="006660A6">
        <w:rPr>
          <w:noProof/>
        </w:rPr>
        <w:t xml:space="preserve"> </w:t>
      </w:r>
      <w:bookmarkStart w:id="29" w:name="_Hlk153741225"/>
      <w:r w:rsidRPr="006660A6">
        <w:rPr>
          <w:b/>
          <w:bCs/>
          <w:noProof/>
        </w:rPr>
        <w:t xml:space="preserve">Microstructure and Properties of Engineering Materials </w:t>
      </w:r>
      <w:r w:rsidRPr="006660A6">
        <w:rPr>
          <w:noProof/>
        </w:rPr>
        <w:t>Helmut Clemens, SveaMayer, and Christina Scheu.</w:t>
      </w:r>
      <w:bookmarkEnd w:id="27"/>
      <w:bookmarkEnd w:id="28"/>
    </w:p>
    <w:bookmarkEnd w:id="29"/>
    <w:p w14:paraId="791F8480" w14:textId="08B0B6EF" w:rsidR="005F3013" w:rsidRPr="006660A6" w:rsidRDefault="000F1624" w:rsidP="006A6D3D">
      <w:r w:rsidRPr="006660A6">
        <w:t>A</w:t>
      </w:r>
      <w:r w:rsidR="003B4A85" w:rsidRPr="006660A6">
        <w:t xml:space="preserve">n increase in deformation, resulting from shear movement on a slip system by an amount </w:t>
      </w:r>
      <w:r w:rsidR="00577243" w:rsidRPr="006660A6">
        <w:rPr>
          <w:b/>
          <w:bCs/>
          <w:color w:val="000000"/>
          <w:sz w:val="23"/>
          <w:szCs w:val="23"/>
          <w:shd w:val="clear" w:color="auto" w:fill="EFEFEF"/>
        </w:rPr>
        <w:t>Δ</w:t>
      </w:r>
      <w:r w:rsidR="00C542EC" w:rsidRPr="006660A6">
        <w:rPr>
          <w:b/>
          <w:bCs/>
          <w:color w:val="000000"/>
          <w:sz w:val="23"/>
          <w:szCs w:val="23"/>
          <w:shd w:val="clear" w:color="auto" w:fill="FFFFFF"/>
        </w:rPr>
        <w:t xml:space="preserve"> γ</w:t>
      </w:r>
      <w:r w:rsidR="00C542EC" w:rsidRPr="006660A6">
        <w:rPr>
          <w:color w:val="000000"/>
          <w:sz w:val="23"/>
          <w:szCs w:val="23"/>
          <w:shd w:val="clear" w:color="auto" w:fill="FFFFFF"/>
        </w:rPr>
        <w:t xml:space="preserve"> </w:t>
      </w:r>
      <w:r w:rsidR="003B4A85" w:rsidRPr="006660A6">
        <w:t xml:space="preserve">over a time </w:t>
      </w:r>
      <w:r w:rsidR="00C542EC" w:rsidRPr="006660A6">
        <w:rPr>
          <w:b/>
          <w:bCs/>
          <w:color w:val="000000"/>
          <w:sz w:val="23"/>
          <w:szCs w:val="23"/>
          <w:shd w:val="clear" w:color="auto" w:fill="EFEFEF"/>
        </w:rPr>
        <w:t>Δ</w:t>
      </w:r>
      <w:r w:rsidR="00C542EC" w:rsidRPr="006660A6">
        <w:rPr>
          <w:b/>
          <w:bCs/>
        </w:rPr>
        <w:t xml:space="preserve"> </w:t>
      </w:r>
      <w:r w:rsidR="003B4A85" w:rsidRPr="006660A6">
        <w:rPr>
          <w:b/>
          <w:bCs/>
        </w:rPr>
        <w:t>t</w:t>
      </w:r>
      <w:r w:rsidR="003B4A85" w:rsidRPr="006660A6">
        <w:t xml:space="preserve">, leads to the displacement of the material point at x to y. Subsequently, the </w:t>
      </w:r>
      <w:proofErr w:type="spellStart"/>
      <w:r w:rsidR="003B4A85" w:rsidRPr="006660A6">
        <w:t>fiber</w:t>
      </w:r>
      <w:proofErr w:type="spellEnd"/>
      <w:r w:rsidR="003B4A85" w:rsidRPr="006660A6">
        <w:t xml:space="preserve"> is now defined by </w:t>
      </w:r>
      <w:proofErr w:type="spellStart"/>
      <w:r w:rsidR="003B4A85" w:rsidRPr="006660A6">
        <w:rPr>
          <w:b/>
          <w:bCs/>
        </w:rPr>
        <w:t>dy</w:t>
      </w:r>
      <w:proofErr w:type="spellEnd"/>
      <w:r w:rsidR="003B4A85" w:rsidRPr="006660A6">
        <w:rPr>
          <w:b/>
          <w:bCs/>
        </w:rPr>
        <w:t>,</w:t>
      </w:r>
      <w:r w:rsidR="003B4A85" w:rsidRPr="006660A6">
        <w:t xml:space="preserve"> while the stretching and rotation of the </w:t>
      </w:r>
      <w:proofErr w:type="spellStart"/>
      <w:r w:rsidR="003B4A85" w:rsidRPr="006660A6">
        <w:t>fiber</w:t>
      </w:r>
      <w:proofErr w:type="spellEnd"/>
      <w:r w:rsidR="003B4A85" w:rsidRPr="006660A6">
        <w:t xml:space="preserve"> are represented by </w:t>
      </w:r>
      <w:r w:rsidR="00746275" w:rsidRPr="006660A6">
        <w:rPr>
          <w:b/>
          <w:bCs/>
          <w:color w:val="000000"/>
          <w:sz w:val="23"/>
          <w:szCs w:val="23"/>
          <w:shd w:val="clear" w:color="auto" w:fill="EFEFEF"/>
        </w:rPr>
        <w:t>Δ</w:t>
      </w:r>
      <w:r w:rsidR="00746275" w:rsidRPr="006660A6">
        <w:rPr>
          <w:b/>
          <w:bCs/>
        </w:rPr>
        <w:t xml:space="preserve"> </w:t>
      </w:r>
      <w:r w:rsidR="003B4A85" w:rsidRPr="006660A6">
        <w:rPr>
          <w:b/>
          <w:bCs/>
        </w:rPr>
        <w:t>dx</w:t>
      </w:r>
      <w:r w:rsidR="003B4A85" w:rsidRPr="006660A6">
        <w:t>.</w:t>
      </w:r>
    </w:p>
    <w:p w14:paraId="0BBB7DEA" w14:textId="3677D54F" w:rsidR="00BE325B" w:rsidRPr="006660A6" w:rsidRDefault="0077118E" w:rsidP="00A84B5F">
      <w:pPr>
        <w:rPr>
          <w:b/>
          <w:bCs/>
        </w:rPr>
      </w:pPr>
      <w:r w:rsidRPr="006660A6">
        <w:t xml:space="preserve">The following derivation is </w:t>
      </w:r>
      <w:r w:rsidR="00EE7FBC" w:rsidRPr="006660A6">
        <w:t xml:space="preserve">taken from </w:t>
      </w:r>
      <w:r w:rsidR="00EE7FBC" w:rsidRPr="006660A6">
        <w:rPr>
          <w:b/>
          <w:bCs/>
        </w:rPr>
        <w:t xml:space="preserve">Microstructure and Properties of Engineering Materials </w:t>
      </w:r>
      <w:r w:rsidR="006A6D3D" w:rsidRPr="006660A6">
        <w:t xml:space="preserve">by </w:t>
      </w:r>
      <w:r w:rsidR="00EE7FBC" w:rsidRPr="006660A6">
        <w:t xml:space="preserve">Helmut Clemens, </w:t>
      </w:r>
      <w:proofErr w:type="spellStart"/>
      <w:r w:rsidR="00EE7FBC" w:rsidRPr="006660A6">
        <w:t>Svea</w:t>
      </w:r>
      <w:proofErr w:type="spellEnd"/>
      <w:r w:rsidR="00AB758E" w:rsidRPr="006660A6">
        <w:t xml:space="preserve"> </w:t>
      </w:r>
      <w:r w:rsidR="00EE7FBC" w:rsidRPr="006660A6">
        <w:t>Mayer, and Christina Scheu.</w:t>
      </w:r>
    </w:p>
    <w:p w14:paraId="60473EE5" w14:textId="1A966EA8" w:rsidR="00BE325B" w:rsidRPr="006660A6" w:rsidRDefault="00132720" w:rsidP="00A84B5F">
      <w:pPr>
        <w:rPr>
          <w:b/>
          <w:bCs/>
          <w:iCs/>
        </w:rPr>
      </w:pPr>
      <m:oMathPara>
        <m:oMathParaPr>
          <m:jc m:val="left"/>
        </m:oMathParaPr>
        <m:oMath>
          <m:r>
            <m:rPr>
              <m:sty m:val="p"/>
            </m:rPr>
            <w:rPr>
              <w:rFonts w:ascii="Cambria Math" w:hAnsi="Cambria Math"/>
            </w:rPr>
            <m:t xml:space="preserve">                                                                         </m:t>
          </m:r>
          <m:f>
            <m:fPr>
              <m:ctrlPr>
                <w:rPr>
                  <w:rFonts w:ascii="Cambria Math" w:hAnsi="Cambria Math"/>
                </w:rPr>
              </m:ctrlPr>
            </m:fPr>
            <m:num>
              <m:r>
                <w:rPr>
                  <w:rFonts w:ascii="Cambria Math" w:hAnsi="Cambria Math"/>
                </w:rPr>
                <m:t>l</m:t>
              </m:r>
            </m:num>
            <m:den>
              <m:r>
                <w:rPr>
                  <w:rFonts w:ascii="Cambria Math" w:hAnsi="Cambria Math"/>
                </w:rPr>
                <m:t>m</m:t>
              </m:r>
              <m:r>
                <m:rPr>
                  <m:sty m:val="p"/>
                </m:rPr>
                <w:rPr>
                  <w:rFonts w:ascii="Cambria Math" w:hAnsi="Cambria Math"/>
                </w:rPr>
                <m:t>⋅ⅆ</m:t>
              </m:r>
              <m:r>
                <w:rPr>
                  <w:rFonts w:ascii="Cambria Math" w:hAnsi="Cambria Math"/>
                </w:rPr>
                <m:t>x</m:t>
              </m:r>
            </m:den>
          </m:f>
          <m:r>
            <m:rPr>
              <m:sty m:val="p"/>
            </m:rPr>
            <w:rPr>
              <w:rFonts w:ascii="Cambria Math" w:hAnsi="Cambria Math"/>
            </w:rPr>
            <m:t>=</m:t>
          </m:r>
          <m:r>
            <w:rPr>
              <w:rFonts w:ascii="Cambria Math" w:hAnsi="Cambria Math"/>
            </w:rPr>
            <m:t>Δγ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w:rPr>
              <w:rFonts w:ascii="Cambria Math" w:hAnsi="Cambria Math"/>
            </w:rPr>
            <m:t>Δt</m:t>
          </m:r>
          <m:r>
            <m:rPr>
              <m:sty m:val="p"/>
            </m:rPr>
            <w:rPr>
              <w:rFonts w:ascii="Cambria Math" w:hAnsi="Cambria Math"/>
            </w:rPr>
            <m:t xml:space="preserve">                                                                    (</m:t>
          </m:r>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8</m:t>
          </m:r>
          <m:r>
            <m:rPr>
              <m:sty m:val="p"/>
            </m:rPr>
            <w:rPr>
              <w:rFonts w:ascii="Cambria Math" w:hAnsi="Cambria Math"/>
            </w:rPr>
            <w:fldChar w:fldCharType="end"/>
          </m:r>
          <m:r>
            <m:rPr>
              <m:sty m:val="p"/>
            </m:rPr>
            <w:rPr>
              <w:rFonts w:ascii="Cambria Math" w:hAnsi="Cambria Math"/>
            </w:rPr>
            <m:t>)</m:t>
          </m:r>
        </m:oMath>
      </m:oMathPara>
    </w:p>
    <w:p w14:paraId="73B57ACC" w14:textId="6D34A985" w:rsidR="00CE781C" w:rsidRPr="006660A6" w:rsidRDefault="00132720" w:rsidP="00A84B5F">
      <m:oMathPara>
        <m:oMathParaPr>
          <m:jc m:val="left"/>
        </m:oMathParaPr>
        <m:oMath>
          <m:r>
            <m:rPr>
              <m:sty m:val="p"/>
            </m:rPr>
            <w:rPr>
              <w:rFonts w:ascii="Cambria Math" w:hAnsi="Cambria Math"/>
            </w:rPr>
            <m:t xml:space="preserve">                                                                           </m:t>
          </m:r>
          <m:r>
            <w:rPr>
              <w:rFonts w:ascii="Cambria Math" w:hAnsi="Cambria Math"/>
            </w:rPr>
            <m:t>l</m:t>
          </m:r>
          <m:r>
            <m:rPr>
              <m:sty m:val="p"/>
            </m:rPr>
            <w:rPr>
              <w:rFonts w:ascii="Cambria Math" w:hAnsi="Cambria Math"/>
            </w:rPr>
            <m:t>=</m:t>
          </m:r>
          <m:acc>
            <m:accPr>
              <m:chr m:val="̇"/>
              <m:ctrlPr>
                <w:rPr>
                  <w:rFonts w:ascii="Cambria Math" w:hAnsi="Cambria Math"/>
                </w:rPr>
              </m:ctrlPr>
            </m:accPr>
            <m:e>
              <m:r>
                <w:rPr>
                  <w:rFonts w:ascii="Cambria Math" w:hAnsi="Cambria Math"/>
                </w:rPr>
                <m:t>γ</m:t>
              </m:r>
            </m:e>
          </m:acc>
          <m:r>
            <w:rPr>
              <w:rFonts w:ascii="Cambria Math" w:hAnsi="Cambria Math"/>
            </w:rPr>
            <m:t>Δtm</m:t>
          </m:r>
          <m:r>
            <m:rPr>
              <m:sty m:val="p"/>
            </m:rPr>
            <w:rPr>
              <w:rFonts w:ascii="Cambria Math" w:hAnsi="Cambria Math"/>
            </w:rPr>
            <m:t>⋅ⅆ</m:t>
          </m:r>
          <m:r>
            <w:rPr>
              <w:rFonts w:ascii="Cambria Math" w:hAnsi="Cambria Math"/>
            </w:rPr>
            <m:t>x</m:t>
          </m:r>
          <m:r>
            <m:rPr>
              <m:sty m:val="p"/>
            </m:rPr>
            <w:rPr>
              <w:rFonts w:ascii="Cambria Math" w:hAnsi="Cambria Math"/>
            </w:rPr>
            <m:t xml:space="preserve">                                                                           (</m:t>
          </m:r>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9</m:t>
          </m:r>
          <m:r>
            <m:rPr>
              <m:sty m:val="p"/>
            </m:rPr>
            <w:rPr>
              <w:rFonts w:ascii="Cambria Math" w:hAnsi="Cambria Math"/>
            </w:rPr>
            <w:fldChar w:fldCharType="end"/>
          </m:r>
          <m:r>
            <m:rPr>
              <m:sty m:val="p"/>
            </m:rPr>
            <w:rPr>
              <w:rFonts w:ascii="Cambria Math" w:hAnsi="Cambria Math"/>
            </w:rPr>
            <m:t>)</m:t>
          </m:r>
        </m:oMath>
      </m:oMathPara>
    </w:p>
    <w:p w14:paraId="3C1112F3" w14:textId="77777777" w:rsidR="002142EA" w:rsidRPr="006660A6" w:rsidRDefault="00666D24" w:rsidP="00A84B5F">
      <w:r w:rsidRPr="006660A6">
        <w:t xml:space="preserve">but we know, </w:t>
      </w:r>
    </w:p>
    <w:p w14:paraId="34A391DA" w14:textId="030FE2E4" w:rsidR="00DF5C88" w:rsidRPr="006660A6" w:rsidRDefault="00132720" w:rsidP="00A84B5F">
      <w:pPr>
        <w:rPr>
          <w:iCs/>
        </w:rPr>
      </w:pPr>
      <m:oMath>
        <m:r>
          <m:rPr>
            <m:sty m:val="p"/>
          </m:rPr>
          <w:rPr>
            <w:rFonts w:ascii="Cambria Math" w:hAnsi="Cambria Math"/>
          </w:rPr>
          <m:t xml:space="preserve">                                                                        </m:t>
        </m:r>
        <m:r>
          <w:rPr>
            <w:rFonts w:ascii="Cambria Math" w:hAnsi="Cambria Math"/>
          </w:rPr>
          <m:t>l</m:t>
        </m:r>
        <m:r>
          <m:rPr>
            <m:sty m:val="p"/>
          </m:rPr>
          <w:rPr>
            <w:rFonts w:ascii="Cambria Math" w:hAnsi="Cambria Math"/>
          </w:rPr>
          <m:t>=</m:t>
        </m:r>
        <m:d>
          <m:dPr>
            <m:begChr m:val="|"/>
            <m:endChr m:val="|"/>
            <m:ctrlPr>
              <w:rPr>
                <w:rFonts w:ascii="Cambria Math" w:hAnsi="Cambria Math"/>
                <w:iCs/>
              </w:rPr>
            </m:ctrlPr>
          </m:dPr>
          <m:e>
            <m:r>
              <w:rPr>
                <w:rFonts w:ascii="Cambria Math" w:hAnsi="Cambria Math"/>
              </w:rPr>
              <m:t>Δ</m:t>
            </m:r>
            <m:r>
              <m:rPr>
                <m:sty m:val="p"/>
              </m:rPr>
              <w:rPr>
                <w:rFonts w:ascii="Cambria Math" w:hAnsi="Cambria Math"/>
              </w:rPr>
              <m:t>ⅆ</m:t>
            </m:r>
            <m:r>
              <w:rPr>
                <w:rFonts w:ascii="Cambria Math" w:hAnsi="Cambria Math"/>
              </w:rPr>
              <m:t>x</m:t>
            </m:r>
          </m:e>
        </m:d>
      </m:oMath>
      <w:r w:rsidR="00BD1416" w:rsidRPr="006660A6">
        <w:rPr>
          <w:iCs/>
        </w:rPr>
        <w:t xml:space="preserve"> </w:t>
      </w:r>
      <w:r w:rsidRPr="006660A6">
        <w:rPr>
          <w:iCs/>
        </w:rPr>
        <w:tab/>
      </w:r>
      <w:r w:rsidRPr="006660A6">
        <w:rPr>
          <w:iCs/>
        </w:rPr>
        <w:tab/>
      </w:r>
      <w:r w:rsidRPr="006660A6">
        <w:rPr>
          <w:iCs/>
        </w:rPr>
        <w:tab/>
      </w:r>
      <w:r w:rsidRPr="006660A6">
        <w:rPr>
          <w:iCs/>
        </w:rPr>
        <w:tab/>
      </w:r>
      <w:r w:rsidR="007137E6" w:rsidRPr="006660A6">
        <w:rPr>
          <w:iCs/>
        </w:rPr>
        <w:t xml:space="preserve">                     </w:t>
      </w:r>
      <w:r w:rsidR="00E04585" w:rsidRPr="006660A6">
        <w:rPr>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10</m:t>
        </m:r>
        <m:r>
          <m:rPr>
            <m:sty m:val="p"/>
          </m:rPr>
          <w:rPr>
            <w:rFonts w:ascii="Cambria Math" w:hAnsi="Cambria Math"/>
          </w:rPr>
          <w:fldChar w:fldCharType="end"/>
        </m:r>
        <m:r>
          <m:rPr>
            <m:sty m:val="p"/>
          </m:rPr>
          <w:rPr>
            <w:rFonts w:ascii="Cambria Math" w:hAnsi="Cambria Math"/>
          </w:rPr>
          <m:t>)</m:t>
        </m:r>
      </m:oMath>
    </w:p>
    <w:p w14:paraId="40CBF433" w14:textId="3DA30988" w:rsidR="00DC3492" w:rsidRPr="006660A6" w:rsidRDefault="00132720" w:rsidP="00A84B5F">
      <w:pPr>
        <w:rPr>
          <w:iCs/>
        </w:rPr>
      </w:pPr>
      <m:oMath>
        <m:r>
          <w:rPr>
            <w:rFonts w:ascii="Cambria Math" w:hAnsi="Cambria Math"/>
          </w:rPr>
          <w:lastRenderedPageBreak/>
          <m:t xml:space="preserve">                                                                      </m:t>
        </m:r>
        <m:d>
          <m:dPr>
            <m:begChr m:val="|"/>
            <m:endChr m:val="|"/>
            <m:ctrlPr>
              <w:rPr>
                <w:rFonts w:ascii="Cambria Math" w:hAnsi="Cambria Math"/>
                <w:i/>
                <w:iCs/>
              </w:rPr>
            </m:ctrlPr>
          </m:dPr>
          <m:e>
            <m:r>
              <w:rPr>
                <w:rFonts w:ascii="Cambria Math" w:hAnsi="Cambria Math"/>
              </w:rPr>
              <m:t>ⅆx</m:t>
            </m:r>
          </m:e>
        </m:d>
        <m:r>
          <w:rPr>
            <w:rFonts w:ascii="Cambria Math" w:hAnsi="Cambria Math"/>
          </w:rPr>
          <m:t>=</m:t>
        </m:r>
        <m:acc>
          <m:accPr>
            <m:chr m:val="̇"/>
            <m:ctrlPr>
              <w:rPr>
                <w:rFonts w:ascii="Cambria Math" w:hAnsi="Cambria Math"/>
                <w:i/>
                <w:iCs/>
              </w:rPr>
            </m:ctrlPr>
          </m:accPr>
          <m:e>
            <m:r>
              <w:rPr>
                <w:rFonts w:ascii="Cambria Math" w:hAnsi="Cambria Math"/>
              </w:rPr>
              <m:t>γ</m:t>
            </m:r>
          </m:e>
        </m:acc>
        <m:r>
          <w:rPr>
            <w:rFonts w:ascii="Cambria Math" w:hAnsi="Cambria Math"/>
          </w:rPr>
          <m:t>Δtm⋅ⅆx</m:t>
        </m:r>
      </m:oMath>
      <w:r w:rsidR="00BD1416" w:rsidRPr="006660A6">
        <w:rPr>
          <w:iCs/>
        </w:rPr>
        <w:t xml:space="preserve"> </w:t>
      </w:r>
      <w:r w:rsidRPr="006660A6">
        <w:rPr>
          <w:iCs/>
        </w:rPr>
        <w:t xml:space="preserve">                                                          </w:t>
      </w:r>
      <w:r w:rsidR="00E04585" w:rsidRPr="006660A6">
        <w:rPr>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11</m:t>
        </m:r>
        <m:r>
          <m:rPr>
            <m:sty m:val="p"/>
          </m:rPr>
          <w:rPr>
            <w:rFonts w:ascii="Cambria Math" w:hAnsi="Cambria Math"/>
          </w:rPr>
          <w:fldChar w:fldCharType="end"/>
        </m:r>
        <m:r>
          <m:rPr>
            <m:sty m:val="p"/>
          </m:rPr>
          <w:rPr>
            <w:rFonts w:ascii="Cambria Math" w:hAnsi="Cambria Math"/>
          </w:rPr>
          <m:t>)</m:t>
        </m:r>
      </m:oMath>
    </w:p>
    <w:p w14:paraId="6FFCE48B" w14:textId="7C019868" w:rsidR="00BD1416" w:rsidRPr="006660A6" w:rsidRDefault="00F94423" w:rsidP="00A84B5F">
      <w:r w:rsidRPr="006660A6">
        <w:t>Now,</w:t>
      </w:r>
    </w:p>
    <w:p w14:paraId="4AEB6A05" w14:textId="02DB4AB2" w:rsidR="002340DE" w:rsidRPr="006660A6" w:rsidRDefault="00132720" w:rsidP="00A84B5F">
      <w:pPr>
        <w:rPr>
          <w:iCs/>
        </w:rPr>
      </w:pPr>
      <m:oMath>
        <m:r>
          <m:rPr>
            <m:sty m:val="p"/>
          </m:rPr>
          <w:rPr>
            <w:rFonts w:ascii="Cambria Math" w:hAnsi="Cambria Math"/>
          </w:rPr>
          <m:t xml:space="preserve">                                                                       </m:t>
        </m:r>
        <m:r>
          <w:rPr>
            <w:rFonts w:ascii="Cambria Math" w:hAnsi="Cambria Math"/>
          </w:rPr>
          <m:t>Δ</m:t>
        </m:r>
        <m:r>
          <m:rPr>
            <m:sty m:val="p"/>
          </m:rPr>
          <w:rPr>
            <w:rFonts w:ascii="Cambria Math" w:hAnsi="Cambria Math"/>
          </w:rPr>
          <m:t>ⅆ</m:t>
        </m:r>
        <m:d>
          <m:dPr>
            <m:begChr m:val="|"/>
            <m:endChr m:val="|"/>
            <m:ctrlPr>
              <w:rPr>
                <w:rFonts w:ascii="Cambria Math" w:hAnsi="Cambria Math"/>
                <w:iCs/>
              </w:rPr>
            </m:ctrlPr>
          </m:dPr>
          <m:e>
            <m:r>
              <w:rPr>
                <w:rFonts w:ascii="Cambria Math" w:hAnsi="Cambria Math"/>
              </w:rPr>
              <m:t>Δ</m:t>
            </m:r>
            <m:r>
              <m:rPr>
                <m:sty m:val="p"/>
              </m:rPr>
              <w:rPr>
                <w:rFonts w:ascii="Cambria Math" w:hAnsi="Cambria Math"/>
              </w:rPr>
              <m:t>ⅆ</m:t>
            </m:r>
            <m:r>
              <w:rPr>
                <w:rFonts w:ascii="Cambria Math" w:hAnsi="Cambria Math"/>
              </w:rPr>
              <m:t>x</m:t>
            </m:r>
          </m:e>
        </m:d>
        <m:r>
          <w:rPr>
            <w:rFonts w:ascii="Cambria Math" w:hAnsi="Cambria Math"/>
          </w:rPr>
          <m:t>s</m:t>
        </m:r>
        <m:r>
          <m:rPr>
            <m:sty m:val="p"/>
          </m:rPr>
          <w:rPr>
            <w:rFonts w:ascii="Cambria Math" w:hAnsi="Cambria Math"/>
          </w:rPr>
          <m:t xml:space="preserve">                                                                                    </m:t>
        </m:r>
      </m:oMath>
      <w:r w:rsidR="00E04585" w:rsidRPr="006660A6">
        <w:rPr>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12</m:t>
        </m:r>
        <m:r>
          <m:rPr>
            <m:sty m:val="p"/>
          </m:rPr>
          <w:rPr>
            <w:rFonts w:ascii="Cambria Math" w:hAnsi="Cambria Math"/>
          </w:rPr>
          <w:fldChar w:fldCharType="end"/>
        </m:r>
        <m:r>
          <m:rPr>
            <m:sty m:val="p"/>
          </m:rPr>
          <w:rPr>
            <w:rFonts w:ascii="Cambria Math" w:hAnsi="Cambria Math"/>
          </w:rPr>
          <m:t>)</m:t>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2340DE" w:rsidRPr="006660A6" w14:paraId="44F67DD3" w14:textId="77777777" w:rsidTr="002340DE">
        <w:tc>
          <w:tcPr>
            <w:tcW w:w="8217" w:type="dxa"/>
          </w:tcPr>
          <w:p w14:paraId="5F4ACC61" w14:textId="515D169D" w:rsidR="002340DE" w:rsidRPr="006660A6" w:rsidRDefault="002340DE" w:rsidP="00A84B5F">
            <w:pPr>
              <w:rPr>
                <w:iCs/>
              </w:rPr>
            </w:pPr>
            <m:oMathPara>
              <m:oMathParaPr>
                <m:jc m:val="center"/>
              </m:oMathParaPr>
              <m:oMath>
                <m:r>
                  <w:rPr>
                    <w:rFonts w:ascii="Cambria Math" w:hAnsi="Cambria Math"/>
                  </w:rPr>
                  <m:t>Δ</m:t>
                </m:r>
                <m:r>
                  <m:rPr>
                    <m:sty m:val="p"/>
                  </m:rPr>
                  <w:rPr>
                    <w:rFonts w:ascii="Cambria Math" w:hAnsi="Cambria Math"/>
                  </w:rPr>
                  <m:t>ⅆ</m:t>
                </m:r>
                <m:r>
                  <w:rPr>
                    <w:rFonts w:ascii="Cambria Math" w:hAnsi="Cambria Math"/>
                  </w:rPr>
                  <m:t>x</m:t>
                </m:r>
                <m:r>
                  <m:rPr>
                    <m:sty m:val="p"/>
                  </m:rPr>
                  <w:rPr>
                    <w:rFonts w:ascii="Cambria Math" w:hAnsi="Cambria Math"/>
                  </w:rPr>
                  <m:t>=</m:t>
                </m:r>
                <m:acc>
                  <m:accPr>
                    <m:chr m:val="̇"/>
                    <m:ctrlPr>
                      <w:rPr>
                        <w:rFonts w:ascii="Cambria Math" w:hAnsi="Cambria Math"/>
                        <w:iCs/>
                      </w:rPr>
                    </m:ctrlPr>
                  </m:accPr>
                  <m:e>
                    <m:r>
                      <w:rPr>
                        <w:rFonts w:ascii="Cambria Math" w:hAnsi="Cambria Math"/>
                      </w:rPr>
                      <m:t>γ</m:t>
                    </m:r>
                  </m:e>
                </m:acc>
                <m:r>
                  <w:rPr>
                    <w:rFonts w:ascii="Cambria Math" w:hAnsi="Cambria Math"/>
                  </w:rPr>
                  <m:t>Δts</m:t>
                </m:r>
                <m:d>
                  <m:dPr>
                    <m:ctrlPr>
                      <w:rPr>
                        <w:rFonts w:ascii="Cambria Math" w:hAnsi="Cambria Math"/>
                        <w:iCs/>
                      </w:rPr>
                    </m:ctrlPr>
                  </m:dPr>
                  <m:e>
                    <m:r>
                      <w:rPr>
                        <w:rFonts w:ascii="Cambria Math" w:hAnsi="Cambria Math"/>
                      </w:rPr>
                      <m:t>m</m:t>
                    </m:r>
                    <m:r>
                      <m:rPr>
                        <m:sty m:val="p"/>
                      </m:rPr>
                      <w:rPr>
                        <w:rFonts w:ascii="Cambria Math" w:hAnsi="Cambria Math"/>
                      </w:rPr>
                      <m:t>.</m:t>
                    </m:r>
                    <m:r>
                      <w:rPr>
                        <w:rFonts w:ascii="Cambria Math" w:hAnsi="Cambria Math"/>
                      </w:rPr>
                      <m:t>dx</m:t>
                    </m:r>
                  </m:e>
                </m:d>
              </m:oMath>
            </m:oMathPara>
          </w:p>
        </w:tc>
        <w:tc>
          <w:tcPr>
            <w:tcW w:w="845" w:type="dxa"/>
          </w:tcPr>
          <w:p w14:paraId="538F8BE4" w14:textId="59F5D5B7"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13</m:t>
              </m:r>
              <m:r>
                <m:rPr>
                  <m:sty m:val="p"/>
                </m:rPr>
                <w:rPr>
                  <w:rFonts w:ascii="Cambria Math" w:hAnsi="Cambria Math"/>
                </w:rPr>
                <w:fldChar w:fldCharType="end"/>
              </m:r>
              <m:r>
                <m:rPr>
                  <m:sty m:val="p"/>
                </m:rPr>
                <w:rPr>
                  <w:rFonts w:ascii="Cambria Math" w:hAnsi="Cambria Math"/>
                </w:rPr>
                <m:t>)</m:t>
              </m:r>
            </m:oMath>
          </w:p>
        </w:tc>
      </w:tr>
      <w:tr w:rsidR="002340DE" w:rsidRPr="006660A6" w14:paraId="7C9AC1CA" w14:textId="77777777" w:rsidTr="002340DE">
        <w:tc>
          <w:tcPr>
            <w:tcW w:w="8217" w:type="dxa"/>
          </w:tcPr>
          <w:p w14:paraId="52AA0F2C" w14:textId="77777777" w:rsidR="002340DE" w:rsidRPr="006660A6" w:rsidRDefault="002340DE" w:rsidP="00A84B5F"/>
        </w:tc>
        <w:tc>
          <w:tcPr>
            <w:tcW w:w="845" w:type="dxa"/>
          </w:tcPr>
          <w:p w14:paraId="6114F8D4" w14:textId="77777777" w:rsidR="002340DE" w:rsidRPr="006660A6" w:rsidRDefault="002340DE" w:rsidP="00A84B5F"/>
        </w:tc>
      </w:tr>
      <w:tr w:rsidR="002340DE" w:rsidRPr="006660A6" w14:paraId="2478E787" w14:textId="77777777" w:rsidTr="002340DE">
        <w:tc>
          <w:tcPr>
            <w:tcW w:w="8217" w:type="dxa"/>
          </w:tcPr>
          <w:p w14:paraId="110BFB7E" w14:textId="1E1E68F0" w:rsidR="002340DE" w:rsidRPr="006660A6" w:rsidRDefault="004C7D9A" w:rsidP="00A84B5F">
            <w:pPr>
              <w:rPr>
                <w:iCs/>
              </w:rPr>
            </w:pPr>
            <m:oMathPara>
              <m:oMathParaPr>
                <m:jc m:val="center"/>
              </m:oMathParaPr>
              <m:oMath>
                <m:f>
                  <m:fPr>
                    <m:ctrlPr>
                      <w:rPr>
                        <w:rFonts w:ascii="Cambria Math" w:hAnsi="Cambria Math"/>
                        <w:iCs/>
                      </w:rPr>
                    </m:ctrlPr>
                  </m:fPr>
                  <m:num>
                    <m:r>
                      <w:rPr>
                        <w:rFonts w:ascii="Cambria Math" w:hAnsi="Cambria Math"/>
                      </w:rPr>
                      <m:t>Δ</m:t>
                    </m:r>
                    <m:r>
                      <m:rPr>
                        <m:sty m:val="p"/>
                      </m:rPr>
                      <w:rPr>
                        <w:rFonts w:ascii="Cambria Math" w:hAnsi="Cambria Math"/>
                      </w:rPr>
                      <m:t>ⅆ</m:t>
                    </m:r>
                    <m:r>
                      <w:rPr>
                        <w:rFonts w:ascii="Cambria Math" w:hAnsi="Cambria Math"/>
                      </w:rPr>
                      <m:t>x</m:t>
                    </m:r>
                  </m:num>
                  <m:den>
                    <m:r>
                      <w:rPr>
                        <w:rFonts w:ascii="Cambria Math" w:hAnsi="Cambria Math"/>
                      </w:rPr>
                      <m:t>Δt</m:t>
                    </m:r>
                  </m:den>
                </m:f>
                <m:r>
                  <m:rPr>
                    <m:sty m:val="p"/>
                  </m:rPr>
                  <w:rPr>
                    <w:rFonts w:ascii="Cambria Math" w:hAnsi="Cambria Math"/>
                  </w:rPr>
                  <m:t>=</m:t>
                </m:r>
                <m:acc>
                  <m:accPr>
                    <m:chr m:val="̇"/>
                    <m:ctrlPr>
                      <w:rPr>
                        <w:rFonts w:ascii="Cambria Math" w:hAnsi="Cambria Math"/>
                        <w:iCs/>
                      </w:rPr>
                    </m:ctrlPr>
                  </m:accPr>
                  <m:e>
                    <m:r>
                      <w:rPr>
                        <w:rFonts w:ascii="Cambria Math" w:hAnsi="Cambria Math"/>
                      </w:rPr>
                      <m:t>γ</m:t>
                    </m:r>
                  </m:e>
                </m:acc>
                <m:r>
                  <w:rPr>
                    <w:rFonts w:ascii="Cambria Math" w:hAnsi="Cambria Math"/>
                  </w:rPr>
                  <m:t>s</m:t>
                </m:r>
                <m:d>
                  <m:dPr>
                    <m:ctrlPr>
                      <w:rPr>
                        <w:rFonts w:ascii="Cambria Math" w:hAnsi="Cambria Math"/>
                        <w:iCs/>
                      </w:rPr>
                    </m:ctrlPr>
                  </m:dPr>
                  <m:e>
                    <m:r>
                      <w:rPr>
                        <w:rFonts w:ascii="Cambria Math" w:hAnsi="Cambria Math"/>
                      </w:rPr>
                      <m:t>m</m:t>
                    </m:r>
                    <m:r>
                      <m:rPr>
                        <m:sty m:val="p"/>
                      </m:rPr>
                      <w:rPr>
                        <w:rFonts w:ascii="Cambria Math" w:hAnsi="Cambria Math"/>
                      </w:rPr>
                      <m:t>⋅ⅆ</m:t>
                    </m:r>
                    <m:r>
                      <w:rPr>
                        <w:rFonts w:ascii="Cambria Math" w:hAnsi="Cambria Math"/>
                      </w:rPr>
                      <m:t>x</m:t>
                    </m:r>
                  </m:e>
                </m:d>
              </m:oMath>
            </m:oMathPara>
          </w:p>
        </w:tc>
        <w:tc>
          <w:tcPr>
            <w:tcW w:w="845" w:type="dxa"/>
          </w:tcPr>
          <w:p w14:paraId="13BBBE1C" w14:textId="5CCCF405"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14</m:t>
              </m:r>
              <m:r>
                <m:rPr>
                  <m:sty m:val="p"/>
                </m:rPr>
                <w:rPr>
                  <w:rFonts w:ascii="Cambria Math" w:hAnsi="Cambria Math"/>
                </w:rPr>
                <w:fldChar w:fldCharType="end"/>
              </m:r>
              <m:r>
                <m:rPr>
                  <m:sty m:val="p"/>
                </m:rPr>
                <w:rPr>
                  <w:rFonts w:ascii="Cambria Math" w:hAnsi="Cambria Math"/>
                </w:rPr>
                <m:t>)</m:t>
              </m:r>
            </m:oMath>
          </w:p>
        </w:tc>
      </w:tr>
      <w:tr w:rsidR="002340DE" w:rsidRPr="006660A6" w14:paraId="6FE100A1" w14:textId="77777777" w:rsidTr="002340DE">
        <w:tc>
          <w:tcPr>
            <w:tcW w:w="8217" w:type="dxa"/>
          </w:tcPr>
          <w:p w14:paraId="4EB0E569" w14:textId="7C45846C" w:rsidR="002340DE" w:rsidRPr="006660A6" w:rsidRDefault="004C7D9A" w:rsidP="00A84B5F">
            <w:pPr>
              <w:rPr>
                <w:iCs/>
              </w:rPr>
            </w:pPr>
            <m:oMathPara>
              <m:oMathParaPr>
                <m:jc m:val="center"/>
              </m:oMathParaPr>
              <m:oMath>
                <m:limLow>
                  <m:limLowPr>
                    <m:ctrlPr>
                      <w:rPr>
                        <w:rFonts w:ascii="Cambria Math" w:hAnsi="Cambria Math"/>
                        <w:iCs/>
                      </w:rPr>
                    </m:ctrlPr>
                  </m:limLowPr>
                  <m:e>
                    <m:r>
                      <w:rPr>
                        <w:rFonts w:ascii="Cambria Math" w:hAnsi="Cambria Math"/>
                      </w:rPr>
                      <m:t>lim</m:t>
                    </m:r>
                  </m:e>
                  <m:lim>
                    <m:r>
                      <w:rPr>
                        <w:rFonts w:ascii="Cambria Math" w:hAnsi="Cambria Math"/>
                      </w:rPr>
                      <m:t>Δt</m:t>
                    </m:r>
                    <m:r>
                      <m:rPr>
                        <m:sty m:val="p"/>
                      </m:rPr>
                      <w:rPr>
                        <w:rFonts w:ascii="Cambria Math" w:hAnsi="Cambria Math"/>
                      </w:rPr>
                      <m:t>→0</m:t>
                    </m:r>
                  </m:lim>
                </m:limLow>
                <m:f>
                  <m:fPr>
                    <m:ctrlPr>
                      <w:rPr>
                        <w:rFonts w:ascii="Cambria Math" w:hAnsi="Cambria Math"/>
                        <w:iCs/>
                      </w:rPr>
                    </m:ctrlPr>
                  </m:fPr>
                  <m:num>
                    <m:r>
                      <w:rPr>
                        <w:rFonts w:ascii="Cambria Math" w:hAnsi="Cambria Math"/>
                      </w:rPr>
                      <m:t>Δ</m:t>
                    </m:r>
                    <m:r>
                      <m:rPr>
                        <m:sty m:val="p"/>
                      </m:rPr>
                      <w:rPr>
                        <w:rFonts w:ascii="Cambria Math" w:hAnsi="Cambria Math"/>
                      </w:rPr>
                      <m:t>ⅆ</m:t>
                    </m:r>
                    <m:r>
                      <w:rPr>
                        <w:rFonts w:ascii="Cambria Math" w:hAnsi="Cambria Math"/>
                      </w:rPr>
                      <m:t>x</m:t>
                    </m:r>
                  </m:num>
                  <m:den>
                    <m:r>
                      <w:rPr>
                        <w:rFonts w:ascii="Cambria Math" w:hAnsi="Cambria Math"/>
                      </w:rPr>
                      <m:t>Δt</m:t>
                    </m:r>
                  </m:den>
                </m:f>
                <m:r>
                  <m:rPr>
                    <m:sty m:val="p"/>
                  </m:rPr>
                  <w:rPr>
                    <w:rFonts w:ascii="Cambria Math" w:hAnsi="Cambria Math"/>
                  </w:rPr>
                  <m:t>=ⅆ</m:t>
                </m:r>
                <m:acc>
                  <m:accPr>
                    <m:chr m:val="̇"/>
                    <m:ctrlPr>
                      <w:rPr>
                        <w:rFonts w:ascii="Cambria Math" w:hAnsi="Cambria Math"/>
                        <w:iCs/>
                      </w:rPr>
                    </m:ctrlPr>
                  </m:accPr>
                  <m:e>
                    <m:r>
                      <w:rPr>
                        <w:rFonts w:ascii="Cambria Math" w:hAnsi="Cambria Math"/>
                      </w:rPr>
                      <m:t>x</m:t>
                    </m:r>
                  </m:e>
                </m:acc>
              </m:oMath>
            </m:oMathPara>
          </w:p>
        </w:tc>
        <w:tc>
          <w:tcPr>
            <w:tcW w:w="845" w:type="dxa"/>
          </w:tcPr>
          <w:p w14:paraId="735DC87B" w14:textId="57766969"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15</m:t>
              </m:r>
              <m:r>
                <m:rPr>
                  <m:sty m:val="p"/>
                </m:rPr>
                <w:rPr>
                  <w:rFonts w:ascii="Cambria Math" w:hAnsi="Cambria Math"/>
                </w:rPr>
                <w:fldChar w:fldCharType="end"/>
              </m:r>
              <m:r>
                <m:rPr>
                  <m:sty m:val="p"/>
                </m:rPr>
                <w:rPr>
                  <w:rFonts w:ascii="Cambria Math" w:hAnsi="Cambria Math"/>
                </w:rPr>
                <m:t>)</m:t>
              </m:r>
            </m:oMath>
          </w:p>
        </w:tc>
      </w:tr>
    </w:tbl>
    <w:p w14:paraId="3DA65DFB" w14:textId="452A51CC" w:rsidR="00EC47E0" w:rsidRPr="006660A6" w:rsidRDefault="00EC47E0" w:rsidP="00A84B5F">
      <w:r w:rsidRPr="006660A6">
        <w:t>Therefore,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2340DE" w:rsidRPr="006660A6" w14:paraId="59BD6A3A" w14:textId="77777777" w:rsidTr="004C7D9A">
        <w:tc>
          <w:tcPr>
            <w:tcW w:w="8217" w:type="dxa"/>
          </w:tcPr>
          <w:p w14:paraId="64C34C43" w14:textId="053170CA" w:rsidR="002340DE" w:rsidRPr="006660A6" w:rsidRDefault="002340DE" w:rsidP="00A84B5F">
            <w:pPr>
              <w:rPr>
                <w:iCs/>
              </w:rPr>
            </w:pPr>
            <m:oMathPara>
              <m:oMathParaPr>
                <m:jc m:val="center"/>
              </m:oMathParaPr>
              <m:oMath>
                <m:r>
                  <m:rPr>
                    <m:sty m:val="p"/>
                  </m:rPr>
                  <w:rPr>
                    <w:rFonts w:ascii="Cambria Math" w:hAnsi="Cambria Math"/>
                  </w:rPr>
                  <m:t>ⅆ</m:t>
                </m:r>
                <m:acc>
                  <m:accPr>
                    <m:chr m:val="̇"/>
                    <m:ctrlPr>
                      <w:rPr>
                        <w:rFonts w:ascii="Cambria Math" w:hAnsi="Cambria Math"/>
                        <w:iCs/>
                      </w:rPr>
                    </m:ctrlPr>
                  </m:accPr>
                  <m:e>
                    <m:r>
                      <w:rPr>
                        <w:rFonts w:ascii="Cambria Math" w:hAnsi="Cambria Math"/>
                      </w:rPr>
                      <m:t>x</m:t>
                    </m:r>
                  </m:e>
                </m:acc>
                <m:r>
                  <m:rPr>
                    <m:sty m:val="p"/>
                  </m:rPr>
                  <w:rPr>
                    <w:rFonts w:ascii="Cambria Math" w:hAnsi="Cambria Math"/>
                  </w:rPr>
                  <m:t>=</m:t>
                </m:r>
                <m:acc>
                  <m:accPr>
                    <m:chr m:val="̇"/>
                    <m:ctrlPr>
                      <w:rPr>
                        <w:rFonts w:ascii="Cambria Math" w:hAnsi="Cambria Math"/>
                        <w:iCs/>
                      </w:rPr>
                    </m:ctrlPr>
                  </m:accPr>
                  <m:e>
                    <m:r>
                      <w:rPr>
                        <w:rFonts w:ascii="Cambria Math" w:hAnsi="Cambria Math"/>
                      </w:rPr>
                      <m:t>γ</m:t>
                    </m:r>
                  </m:e>
                </m:acc>
                <m:r>
                  <w:rPr>
                    <w:rFonts w:ascii="Cambria Math" w:hAnsi="Cambria Math"/>
                  </w:rPr>
                  <m:t>s</m:t>
                </m:r>
                <m:d>
                  <m:dPr>
                    <m:ctrlPr>
                      <w:rPr>
                        <w:rFonts w:ascii="Cambria Math" w:hAnsi="Cambria Math"/>
                        <w:iCs/>
                      </w:rPr>
                    </m:ctrlPr>
                  </m:dPr>
                  <m:e>
                    <m:r>
                      <w:rPr>
                        <w:rFonts w:ascii="Cambria Math" w:hAnsi="Cambria Math"/>
                      </w:rPr>
                      <m:t>m</m:t>
                    </m:r>
                    <m:r>
                      <m:rPr>
                        <m:sty m:val="p"/>
                      </m:rPr>
                      <w:rPr>
                        <w:rFonts w:ascii="Cambria Math" w:hAnsi="Cambria Math"/>
                      </w:rPr>
                      <m:t>⋅ⅆ</m:t>
                    </m:r>
                    <m:r>
                      <w:rPr>
                        <w:rFonts w:ascii="Cambria Math" w:hAnsi="Cambria Math"/>
                      </w:rPr>
                      <m:t>x</m:t>
                    </m:r>
                  </m:e>
                </m:d>
              </m:oMath>
            </m:oMathPara>
          </w:p>
        </w:tc>
        <w:tc>
          <w:tcPr>
            <w:tcW w:w="845" w:type="dxa"/>
          </w:tcPr>
          <w:p w14:paraId="33518739" w14:textId="6721B371"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16</m:t>
              </m:r>
              <m:r>
                <m:rPr>
                  <m:sty m:val="p"/>
                </m:rPr>
                <w:rPr>
                  <w:rFonts w:ascii="Cambria Math" w:hAnsi="Cambria Math"/>
                </w:rPr>
                <w:fldChar w:fldCharType="end"/>
              </m:r>
              <m:r>
                <m:rPr>
                  <m:sty m:val="p"/>
                </m:rPr>
                <w:rPr>
                  <w:rFonts w:ascii="Cambria Math" w:hAnsi="Cambria Math"/>
                </w:rPr>
                <m:t>)</m:t>
              </m:r>
            </m:oMath>
          </w:p>
        </w:tc>
      </w:tr>
    </w:tbl>
    <w:p w14:paraId="25C34004" w14:textId="77777777" w:rsidR="002340DE" w:rsidRPr="006660A6" w:rsidRDefault="002340DE" w:rsidP="00A84B5F"/>
    <w:p w14:paraId="4D7B5424" w14:textId="0F57BBCD" w:rsidR="002340DE" w:rsidRPr="006660A6" w:rsidRDefault="002340DE" w:rsidP="00A84B5F">
      <w:r w:rsidRPr="006660A6">
        <w:t>T</w:t>
      </w:r>
      <w:r w:rsidR="00BF49CE" w:rsidRPr="006660A6">
        <w:t>he equation can be 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2340DE" w:rsidRPr="006660A6" w14:paraId="115AF29B" w14:textId="77777777" w:rsidTr="004C7D9A">
        <w:tc>
          <w:tcPr>
            <w:tcW w:w="8217" w:type="dxa"/>
          </w:tcPr>
          <w:p w14:paraId="6E796621" w14:textId="6E1CF5B7" w:rsidR="002340DE" w:rsidRPr="006660A6" w:rsidRDefault="002340DE" w:rsidP="00A84B5F">
            <w:pPr>
              <w:rPr>
                <w:iCs/>
              </w:rPr>
            </w:pPr>
            <m:oMath>
              <m:r>
                <m:rPr>
                  <m:sty m:val="p"/>
                </m:rPr>
                <w:rPr>
                  <w:rFonts w:ascii="Cambria Math" w:hAnsi="Cambria Math"/>
                </w:rPr>
                <m:t>ⅆ</m:t>
              </m:r>
              <m:sSub>
                <m:sSubPr>
                  <m:ctrlPr>
                    <w:rPr>
                      <w:rFonts w:ascii="Cambria Math" w:hAnsi="Cambria Math"/>
                      <w:iCs/>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f>
                <m:fPr>
                  <m:ctrlPr>
                    <w:rPr>
                      <w:rFonts w:ascii="Cambria Math" w:hAnsi="Cambria Math"/>
                      <w:iCs/>
                    </w:rPr>
                  </m:ctrlPr>
                </m:fPr>
                <m:num>
                  <m: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w:rPr>
                              <w:rFonts w:ascii="Cambria Math" w:hAnsi="Cambria Math"/>
                            </w:rPr>
                            <m:t>x</m:t>
                          </m:r>
                        </m:e>
                      </m:acc>
                    </m:e>
                    <m:sub>
                      <m:r>
                        <w:rPr>
                          <w:rFonts w:ascii="Cambria Math" w:hAnsi="Cambria Math"/>
                        </w:rPr>
                        <m:t>i</m:t>
                      </m:r>
                    </m:sub>
                  </m:sSub>
                </m:num>
                <m:den>
                  <m:r>
                    <w:rPr>
                      <w:rFonts w:ascii="Cambria Math" w:hAnsi="Cambria Math"/>
                    </w:rPr>
                    <m:t>∂</m:t>
                  </m:r>
                  <m:sSub>
                    <m:sSubPr>
                      <m:ctrlPr>
                        <w:rPr>
                          <w:rFonts w:ascii="Cambria Math" w:hAnsi="Cambria Math"/>
                          <w:iCs/>
                        </w:rPr>
                      </m:ctrlPr>
                    </m:sSubPr>
                    <m:e>
                      <m:r>
                        <w:rPr>
                          <w:rFonts w:ascii="Cambria Math" w:hAnsi="Cambria Math"/>
                        </w:rPr>
                        <m:t>x</m:t>
                      </m:r>
                    </m:e>
                    <m:sub>
                      <m:r>
                        <w:rPr>
                          <w:rFonts w:ascii="Cambria Math" w:hAnsi="Cambria Math"/>
                        </w:rPr>
                        <m:t>j</m:t>
                      </m:r>
                    </m:sub>
                  </m:sSub>
                </m:den>
              </m:f>
              <m:r>
                <m:rPr>
                  <m:sty m:val="p"/>
                </m:rPr>
                <w:rPr>
                  <w:rFonts w:ascii="Cambria Math" w:hAnsi="Cambria Math"/>
                </w:rPr>
                <m:t>ⅆ</m:t>
              </m:r>
              <m:sSub>
                <m:sSubPr>
                  <m:ctrlPr>
                    <w:rPr>
                      <w:rFonts w:ascii="Cambria Math" w:hAnsi="Cambria Math"/>
                      <w:iCs/>
                    </w:rPr>
                  </m:ctrlPr>
                </m:sSubPr>
                <m:e>
                  <m:r>
                    <w:rPr>
                      <w:rFonts w:ascii="Cambria Math" w:hAnsi="Cambria Math"/>
                    </w:rPr>
                    <m:t>x</m:t>
                  </m:r>
                </m:e>
                <m:sub>
                  <m:r>
                    <w:rPr>
                      <w:rFonts w:ascii="Cambria Math" w:hAnsi="Cambria Math"/>
                    </w:rPr>
                    <m:t>j</m:t>
                  </m:r>
                </m:sub>
              </m:sSub>
            </m:oMath>
            <w:r w:rsidRPr="006660A6">
              <w:rPr>
                <w:iCs/>
              </w:rPr>
              <w:t xml:space="preserve"> </w:t>
            </w:r>
          </w:p>
        </w:tc>
        <w:tc>
          <w:tcPr>
            <w:tcW w:w="845" w:type="dxa"/>
          </w:tcPr>
          <w:p w14:paraId="424FFAF2" w14:textId="3E02A573"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17</m:t>
              </m:r>
              <m:r>
                <m:rPr>
                  <m:sty m:val="p"/>
                </m:rPr>
                <w:rPr>
                  <w:rFonts w:ascii="Cambria Math" w:hAnsi="Cambria Math"/>
                </w:rPr>
                <w:fldChar w:fldCharType="end"/>
              </m:r>
              <m:r>
                <m:rPr>
                  <m:sty m:val="p"/>
                </m:rPr>
                <w:rPr>
                  <w:rFonts w:ascii="Cambria Math" w:hAnsi="Cambria Math"/>
                </w:rPr>
                <m:t>)</m:t>
              </m:r>
            </m:oMath>
          </w:p>
        </w:tc>
      </w:tr>
    </w:tbl>
    <w:p w14:paraId="53B13128" w14:textId="0662039A" w:rsidR="00BF49CE" w:rsidRPr="006660A6" w:rsidRDefault="00BF49CE" w:rsidP="00A84B5F"/>
    <w:p w14:paraId="30037248" w14:textId="495636E7" w:rsidR="009315B9" w:rsidRPr="006660A6" w:rsidRDefault="002340DE" w:rsidP="00A84B5F">
      <w:r w:rsidRPr="006660A6">
        <w:t>Differentiating using chain rule,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2340DE" w:rsidRPr="006660A6" w14:paraId="7B831858" w14:textId="77777777" w:rsidTr="004C7D9A">
        <w:tc>
          <w:tcPr>
            <w:tcW w:w="8217" w:type="dxa"/>
          </w:tcPr>
          <w:p w14:paraId="270894EA" w14:textId="3DBF0C60" w:rsidR="002340DE" w:rsidRPr="006660A6" w:rsidRDefault="004C7D9A" w:rsidP="00A84B5F">
            <w:pPr>
              <w:rPr>
                <w:iCs/>
              </w:rPr>
            </w:pPr>
            <m:oMath>
              <m:f>
                <m:fPr>
                  <m:ctrlPr>
                    <w:rPr>
                      <w:rFonts w:ascii="Cambria Math" w:hAnsi="Cambria Math"/>
                      <w:iCs/>
                    </w:rPr>
                  </m:ctrlPr>
                </m:fPr>
                <m:num>
                  <m:r>
                    <m:rPr>
                      <m:sty m:val="p"/>
                    </m:rPr>
                    <w:rPr>
                      <w:rFonts w:ascii="Cambria Math" w:hAnsi="Cambria Math"/>
                    </w:rPr>
                    <m:t>ⅆ</m:t>
                  </m:r>
                  <m:sSub>
                    <m:sSubPr>
                      <m:ctrlPr>
                        <w:rPr>
                          <w:rFonts w:ascii="Cambria Math" w:hAnsi="Cambria Math"/>
                          <w:iCs/>
                        </w:rPr>
                      </m:ctrlPr>
                    </m:sSubPr>
                    <m:e>
                      <m:acc>
                        <m:accPr>
                          <m:chr m:val="̇"/>
                          <m:ctrlPr>
                            <w:rPr>
                              <w:rFonts w:ascii="Cambria Math" w:hAnsi="Cambria Math"/>
                              <w:iCs/>
                            </w:rPr>
                          </m:ctrlPr>
                        </m:accPr>
                        <m:e>
                          <m:r>
                            <w:rPr>
                              <w:rFonts w:ascii="Cambria Math" w:hAnsi="Cambria Math"/>
                            </w:rPr>
                            <m:t>x</m:t>
                          </m:r>
                        </m:e>
                      </m:acc>
                    </m:e>
                    <m:sub>
                      <m:r>
                        <w:rPr>
                          <w:rFonts w:ascii="Cambria Math" w:hAnsi="Cambria Math"/>
                        </w:rPr>
                        <m:t>i</m:t>
                      </m:r>
                    </m:sub>
                  </m:sSub>
                </m:num>
                <m:den>
                  <m:r>
                    <m:rPr>
                      <m:sty m:val="p"/>
                    </m:rPr>
                    <w:rPr>
                      <w:rFonts w:ascii="Cambria Math" w:hAnsi="Cambria Math"/>
                    </w:rPr>
                    <m:t>ⅆ</m:t>
                  </m:r>
                  <m:sSub>
                    <m:sSubPr>
                      <m:ctrlPr>
                        <w:rPr>
                          <w:rFonts w:ascii="Cambria Math" w:hAnsi="Cambria Math"/>
                          <w:iCs/>
                        </w:rPr>
                      </m:ctrlPr>
                    </m:sSubPr>
                    <m:e>
                      <m:r>
                        <w:rPr>
                          <w:rFonts w:ascii="Cambria Math" w:hAnsi="Cambria Math"/>
                        </w:rPr>
                        <m:t>x</m:t>
                      </m:r>
                    </m:e>
                    <m:sub>
                      <m:r>
                        <w:rPr>
                          <w:rFonts w:ascii="Cambria Math" w:hAnsi="Cambria Math"/>
                        </w:rPr>
                        <m:t>j</m:t>
                      </m:r>
                    </m:sub>
                  </m:sSub>
                </m:den>
              </m:f>
              <m:r>
                <m:rPr>
                  <m:sty m:val="p"/>
                </m:rPr>
                <w:rPr>
                  <w:rFonts w:ascii="Cambria Math" w:hAnsi="Cambria Math"/>
                </w:rPr>
                <m:t>=</m:t>
              </m:r>
              <m:f>
                <m:fPr>
                  <m:ctrlPr>
                    <w:rPr>
                      <w:rFonts w:ascii="Cambria Math" w:hAnsi="Cambria Math"/>
                      <w:iCs/>
                    </w:rPr>
                  </m:ctrlPr>
                </m:fPr>
                <m:num>
                  <m: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w:rPr>
                              <w:rFonts w:ascii="Cambria Math" w:hAnsi="Cambria Math"/>
                            </w:rPr>
                            <m:t>x</m:t>
                          </m:r>
                        </m:e>
                      </m:acc>
                    </m:e>
                    <m:sub>
                      <m:r>
                        <w:rPr>
                          <w:rFonts w:ascii="Cambria Math" w:hAnsi="Cambria Math"/>
                        </w:rPr>
                        <m:t>i</m:t>
                      </m:r>
                    </m:sub>
                  </m:sSub>
                </m:num>
                <m:den>
                  <m:r>
                    <w:rPr>
                      <w:rFonts w:ascii="Cambria Math" w:hAnsi="Cambria Math"/>
                    </w:rPr>
                    <m:t>∂</m:t>
                  </m:r>
                  <m:sSub>
                    <m:sSubPr>
                      <m:ctrlPr>
                        <w:rPr>
                          <w:rFonts w:ascii="Cambria Math" w:hAnsi="Cambria Math"/>
                          <w:iCs/>
                        </w:rPr>
                      </m:ctrlPr>
                    </m:sSubPr>
                    <m:e>
                      <m:r>
                        <w:rPr>
                          <w:rFonts w:ascii="Cambria Math" w:hAnsi="Cambria Math"/>
                        </w:rPr>
                        <m:t>x</m:t>
                      </m:r>
                    </m:e>
                    <m:sub>
                      <m:r>
                        <w:rPr>
                          <w:rFonts w:ascii="Cambria Math" w:hAnsi="Cambria Math"/>
                        </w:rPr>
                        <m:t>j</m:t>
                      </m:r>
                    </m:sub>
                  </m:sSub>
                </m:den>
              </m:f>
              <m:r>
                <m:rPr>
                  <m:sty m:val="p"/>
                </m:rPr>
                <w:rPr>
                  <w:rFonts w:ascii="Cambria Math" w:hAnsi="Cambria Math"/>
                </w:rPr>
                <m:t>ⅆ</m:t>
              </m:r>
              <m:sSub>
                <m:sSubPr>
                  <m:ctrlPr>
                    <w:rPr>
                      <w:rFonts w:ascii="Cambria Math" w:hAnsi="Cambria Math"/>
                      <w:iCs/>
                    </w:rPr>
                  </m:ctrlPr>
                </m:sSubPr>
                <m:e>
                  <m:acc>
                    <m:accPr>
                      <m:chr m:val="̇"/>
                      <m:ctrlPr>
                        <w:rPr>
                          <w:rFonts w:ascii="Cambria Math" w:hAnsi="Cambria Math"/>
                          <w:iCs/>
                        </w:rPr>
                      </m:ctrlPr>
                    </m:accPr>
                    <m:e>
                      <m:r>
                        <w:rPr>
                          <w:rFonts w:ascii="Cambria Math" w:hAnsi="Cambria Math"/>
                        </w:rPr>
                        <m:t>x</m:t>
                      </m:r>
                    </m:e>
                  </m:acc>
                </m:e>
                <m:sub>
                  <m:r>
                    <w:rPr>
                      <w:rFonts w:ascii="Cambria Math" w:hAnsi="Cambria Math"/>
                    </w:rPr>
                    <m:t>j</m:t>
                  </m:r>
                </m:sub>
              </m:sSub>
              <m:r>
                <m:rPr>
                  <m:sty m:val="p"/>
                </m:rPr>
                <w:rPr>
                  <w:rFonts w:ascii="Cambria Math" w:hAnsi="Cambria Math"/>
                </w:rPr>
                <m:t>=</m:t>
              </m:r>
              <m:acc>
                <m:accPr>
                  <m:chr m:val="̇"/>
                  <m:ctrlPr>
                    <w:rPr>
                      <w:rFonts w:ascii="Cambria Math" w:hAnsi="Cambria Math"/>
                      <w:iCs/>
                    </w:rPr>
                  </m:ctrlPr>
                </m:accPr>
                <m:e>
                  <m:r>
                    <w:rPr>
                      <w:rFonts w:ascii="Cambria Math" w:hAnsi="Cambria Math"/>
                    </w:rPr>
                    <m:t>γ</m:t>
                  </m:r>
                </m:e>
              </m:acc>
              <m:sSub>
                <m:sSubPr>
                  <m:ctrlPr>
                    <w:rPr>
                      <w:rFonts w:ascii="Cambria Math" w:hAnsi="Cambria Math"/>
                      <w:iCs/>
                    </w:rPr>
                  </m:ctrlPr>
                </m:sSubPr>
                <m:e>
                  <m:r>
                    <w:rPr>
                      <w:rFonts w:ascii="Cambria Math" w:hAnsi="Cambria Math"/>
                    </w:rPr>
                    <m:t>s</m:t>
                  </m:r>
                </m:e>
                <m:sub>
                  <m:r>
                    <w:rPr>
                      <w:rFonts w:ascii="Cambria Math" w:hAnsi="Cambria Math"/>
                    </w:rPr>
                    <m:t>i</m:t>
                  </m:r>
                </m:sub>
              </m:sSub>
              <m:sSub>
                <m:sSubPr>
                  <m:ctrlPr>
                    <w:rPr>
                      <w:rFonts w:ascii="Cambria Math" w:hAnsi="Cambria Math"/>
                      <w:iCs/>
                    </w:rPr>
                  </m:ctrlPr>
                </m:sSubPr>
                <m:e>
                  <m:r>
                    <w:rPr>
                      <w:rFonts w:ascii="Cambria Math" w:hAnsi="Cambria Math"/>
                    </w:rPr>
                    <m:t>m</m:t>
                  </m:r>
                </m:e>
                <m:sub>
                  <m:r>
                    <w:rPr>
                      <w:rFonts w:ascii="Cambria Math" w:hAnsi="Cambria Math"/>
                    </w:rPr>
                    <m:t>j</m:t>
                  </m:r>
                </m:sub>
              </m:sSub>
              <m:r>
                <m:rPr>
                  <m:sty m:val="p"/>
                </m:rPr>
                <w:rPr>
                  <w:rFonts w:ascii="Cambria Math" w:hAnsi="Cambria Math"/>
                </w:rPr>
                <m:t>ⅆ</m:t>
              </m:r>
              <m:sSub>
                <m:sSubPr>
                  <m:ctrlPr>
                    <w:rPr>
                      <w:rFonts w:ascii="Cambria Math" w:hAnsi="Cambria Math"/>
                      <w:iCs/>
                    </w:rPr>
                  </m:ctrlPr>
                </m:sSubPr>
                <m:e>
                  <m:r>
                    <w:rPr>
                      <w:rFonts w:ascii="Cambria Math" w:hAnsi="Cambria Math"/>
                    </w:rPr>
                    <m:t>x</m:t>
                  </m:r>
                </m:e>
                <m:sub>
                  <m:r>
                    <w:rPr>
                      <w:rFonts w:ascii="Cambria Math" w:hAnsi="Cambria Math"/>
                    </w:rPr>
                    <m:t>j</m:t>
                  </m:r>
                </m:sub>
              </m:sSub>
            </m:oMath>
            <w:r w:rsidR="002340DE" w:rsidRPr="006660A6">
              <w:rPr>
                <w:iCs/>
              </w:rPr>
              <w:t xml:space="preserve">  </w:t>
            </w:r>
          </w:p>
        </w:tc>
        <w:tc>
          <w:tcPr>
            <w:tcW w:w="845" w:type="dxa"/>
          </w:tcPr>
          <w:p w14:paraId="0F459573" w14:textId="323C20F7"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18</m:t>
              </m:r>
              <m:r>
                <m:rPr>
                  <m:sty m:val="p"/>
                </m:rPr>
                <w:rPr>
                  <w:rFonts w:ascii="Cambria Math" w:hAnsi="Cambria Math"/>
                </w:rPr>
                <w:fldChar w:fldCharType="end"/>
              </m:r>
              <m:r>
                <m:rPr>
                  <m:sty m:val="p"/>
                </m:rPr>
                <w:rPr>
                  <w:rFonts w:ascii="Cambria Math" w:hAnsi="Cambria Math"/>
                </w:rPr>
                <m:t>)</m:t>
              </m:r>
            </m:oMath>
          </w:p>
        </w:tc>
      </w:tr>
    </w:tbl>
    <w:p w14:paraId="6F73D4F1" w14:textId="77777777" w:rsidR="002340DE" w:rsidRPr="006660A6" w:rsidRDefault="002340DE" w:rsidP="00A84B5F"/>
    <w:p w14:paraId="218B9FC9" w14:textId="30A56CBD" w:rsidR="00975C3C" w:rsidRPr="006660A6" w:rsidRDefault="00975C3C" w:rsidP="00A84B5F">
      <w:r w:rsidRPr="006660A6">
        <w:rPr>
          <w:iCs/>
        </w:rPr>
        <w:t xml:space="preserve">For arbitrary </w:t>
      </w:r>
      <m:oMath>
        <m:r>
          <w:rPr>
            <w:rFonts w:ascii="Cambria Math" w:hAnsi="Cambria Math"/>
          </w:rPr>
          <m:t>ⅆ</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 xml:space="preserve"> </m:t>
        </m:r>
        <m:r>
          <m:rPr>
            <m:sty m:val="p"/>
          </m:rPr>
          <w:rPr>
            <w:rFonts w:ascii="Cambria Math" w:hAnsi="Cambria Math"/>
          </w:rPr>
          <m:t>values we have,</m:t>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2340DE" w:rsidRPr="006660A6" w14:paraId="0504FEE1" w14:textId="77777777" w:rsidTr="004C7D9A">
        <w:tc>
          <w:tcPr>
            <w:tcW w:w="8217" w:type="dxa"/>
          </w:tcPr>
          <w:p w14:paraId="7BD34CD3" w14:textId="62310A77" w:rsidR="002340DE" w:rsidRPr="006660A6" w:rsidRDefault="004C7D9A" w:rsidP="00A84B5F">
            <w:pPr>
              <w:rPr>
                <w:iCs/>
              </w:rPr>
            </w:pPr>
            <m:oMathPara>
              <m:oMathParaPr>
                <m:jc m:val="center"/>
              </m:oMathParaPr>
              <m:oMath>
                <m:f>
                  <m:fPr>
                    <m:ctrlPr>
                      <w:rPr>
                        <w:rFonts w:ascii="Cambria Math" w:hAnsi="Cambria Math"/>
                        <w:iCs/>
                      </w:rPr>
                    </m:ctrlPr>
                  </m:fPr>
                  <m:num>
                    <m: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w:rPr>
                                <w:rFonts w:ascii="Cambria Math" w:hAnsi="Cambria Math"/>
                              </w:rPr>
                              <m:t>x</m:t>
                            </m:r>
                          </m:e>
                        </m:acc>
                      </m:e>
                      <m:sub>
                        <m:r>
                          <w:rPr>
                            <w:rFonts w:ascii="Cambria Math" w:hAnsi="Cambria Math"/>
                          </w:rPr>
                          <m:t>i</m:t>
                        </m:r>
                      </m:sub>
                    </m:sSub>
                  </m:num>
                  <m:den>
                    <m:r>
                      <w:rPr>
                        <w:rFonts w:ascii="Cambria Math" w:hAnsi="Cambria Math"/>
                      </w:rPr>
                      <m:t>∂</m:t>
                    </m:r>
                    <m:sSub>
                      <m:sSubPr>
                        <m:ctrlPr>
                          <w:rPr>
                            <w:rFonts w:ascii="Cambria Math" w:hAnsi="Cambria Math"/>
                            <w:iCs/>
                          </w:rPr>
                        </m:ctrlPr>
                      </m:sSubPr>
                      <m:e>
                        <m:r>
                          <w:rPr>
                            <w:rFonts w:ascii="Cambria Math" w:hAnsi="Cambria Math"/>
                          </w:rPr>
                          <m:t>x</m:t>
                        </m:r>
                      </m:e>
                      <m:sub>
                        <m:r>
                          <w:rPr>
                            <w:rFonts w:ascii="Cambria Math" w:hAnsi="Cambria Math"/>
                          </w:rPr>
                          <m:t>j</m:t>
                        </m:r>
                      </m:sub>
                    </m:sSub>
                  </m:den>
                </m:f>
                <m:r>
                  <m:rPr>
                    <m:sty m:val="p"/>
                  </m:rPr>
                  <w:rPr>
                    <w:rFonts w:ascii="Cambria Math" w:hAnsi="Cambria Math"/>
                  </w:rPr>
                  <m:t>=</m:t>
                </m:r>
                <m:acc>
                  <m:accPr>
                    <m:chr m:val="̇"/>
                    <m:ctrlPr>
                      <w:rPr>
                        <w:rFonts w:ascii="Cambria Math" w:hAnsi="Cambria Math"/>
                        <w:iCs/>
                      </w:rPr>
                    </m:ctrlPr>
                  </m:accPr>
                  <m:e>
                    <m:r>
                      <w:rPr>
                        <w:rFonts w:ascii="Cambria Math" w:hAnsi="Cambria Math"/>
                      </w:rPr>
                      <m:t>γ</m:t>
                    </m:r>
                  </m:e>
                </m:acc>
                <m:sSub>
                  <m:sSubPr>
                    <m:ctrlPr>
                      <w:rPr>
                        <w:rFonts w:ascii="Cambria Math" w:hAnsi="Cambria Math"/>
                        <w:iCs/>
                      </w:rPr>
                    </m:ctrlPr>
                  </m:sSubPr>
                  <m:e>
                    <m:r>
                      <w:rPr>
                        <w:rFonts w:ascii="Cambria Math" w:hAnsi="Cambria Math"/>
                      </w:rPr>
                      <m:t>s</m:t>
                    </m:r>
                  </m:e>
                  <m:sub>
                    <m:r>
                      <w:rPr>
                        <w:rFonts w:ascii="Cambria Math" w:hAnsi="Cambria Math"/>
                      </w:rPr>
                      <m:t>i</m:t>
                    </m:r>
                  </m:sub>
                </m:sSub>
                <m:sSub>
                  <m:sSubPr>
                    <m:ctrlPr>
                      <w:rPr>
                        <w:rFonts w:ascii="Cambria Math" w:hAnsi="Cambria Math"/>
                        <w:iCs/>
                      </w:rPr>
                    </m:ctrlPr>
                  </m:sSubPr>
                  <m:e>
                    <m:r>
                      <w:rPr>
                        <w:rFonts w:ascii="Cambria Math" w:hAnsi="Cambria Math"/>
                      </w:rPr>
                      <m:t>m</m:t>
                    </m:r>
                  </m:e>
                  <m:sub>
                    <m:r>
                      <w:rPr>
                        <w:rFonts w:ascii="Cambria Math" w:hAnsi="Cambria Math"/>
                      </w:rPr>
                      <m:t>j</m:t>
                    </m:r>
                  </m:sub>
                </m:sSub>
              </m:oMath>
            </m:oMathPara>
          </w:p>
        </w:tc>
        <w:tc>
          <w:tcPr>
            <w:tcW w:w="845" w:type="dxa"/>
          </w:tcPr>
          <w:p w14:paraId="7437354F" w14:textId="631506AD"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19</m:t>
              </m:r>
              <m:r>
                <m:rPr>
                  <m:sty m:val="p"/>
                </m:rPr>
                <w:rPr>
                  <w:rFonts w:ascii="Cambria Math" w:hAnsi="Cambria Math"/>
                </w:rPr>
                <w:fldChar w:fldCharType="end"/>
              </m:r>
              <m:r>
                <m:rPr>
                  <m:sty m:val="p"/>
                </m:rPr>
                <w:rPr>
                  <w:rFonts w:ascii="Cambria Math" w:hAnsi="Cambria Math"/>
                </w:rPr>
                <m:t>)</m:t>
              </m:r>
            </m:oMath>
          </w:p>
        </w:tc>
      </w:tr>
    </w:tbl>
    <w:p w14:paraId="11B6E79C" w14:textId="45D1CBC8" w:rsidR="00C4451E" w:rsidRPr="006660A6" w:rsidRDefault="00691516" w:rsidP="00A84B5F">
      <w:r w:rsidRPr="006660A6">
        <w:t xml:space="preserve">The </w:t>
      </w:r>
      <w:r w:rsidR="002340DE" w:rsidRPr="006660A6">
        <w:t>left-hand</w:t>
      </w:r>
      <w:r w:rsidRPr="006660A6">
        <w:t xml:space="preserve"> side of the equation </w:t>
      </w:r>
      <w:r w:rsidR="002340DE" w:rsidRPr="006660A6">
        <w:t>represents</w:t>
      </w:r>
      <w:r w:rsidRPr="006660A6">
        <w:t xml:space="preserve"> velocity gradient </w:t>
      </w:r>
      <m:oMath>
        <m:acc>
          <m:accPr>
            <m:chr m:val="̃"/>
            <m:ctrlPr>
              <w:rPr>
                <w:rFonts w:ascii="Cambria Math" w:hAnsi="Cambria Math"/>
                <w:i/>
              </w:rPr>
            </m:ctrlPr>
          </m:accPr>
          <m:e>
            <m:r>
              <w:rPr>
                <w:rFonts w:ascii="Cambria Math" w:hAnsi="Cambria Math"/>
              </w:rPr>
              <m:t>L</m:t>
            </m:r>
          </m:e>
        </m:acc>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2340DE" w:rsidRPr="006660A6" w14:paraId="360AC0CA" w14:textId="77777777" w:rsidTr="004C7D9A">
        <w:tc>
          <w:tcPr>
            <w:tcW w:w="8217" w:type="dxa"/>
          </w:tcPr>
          <w:p w14:paraId="5C21164B" w14:textId="08ED0807" w:rsidR="002340DE" w:rsidRPr="006660A6" w:rsidRDefault="004C7D9A" w:rsidP="00A84B5F">
            <w:pPr>
              <w:rPr>
                <w:iCs/>
              </w:rPr>
            </w:pPr>
            <m:oMathPara>
              <m:oMathParaPr>
                <m:jc m:val="center"/>
              </m:oMathParaPr>
              <m:oMath>
                <m:sSub>
                  <m:sSubPr>
                    <m:ctrlPr>
                      <w:rPr>
                        <w:rFonts w:ascii="Cambria Math" w:hAnsi="Cambria Math"/>
                        <w:iCs/>
                      </w:rPr>
                    </m:ctrlPr>
                  </m:sSubPr>
                  <m:e>
                    <m:acc>
                      <m:accPr>
                        <m:chr m:val="̃"/>
                        <m:ctrlPr>
                          <w:rPr>
                            <w:rFonts w:ascii="Cambria Math" w:hAnsi="Cambria Math"/>
                            <w:iCs/>
                          </w:rPr>
                        </m:ctrlPr>
                      </m:accPr>
                      <m:e>
                        <m:r>
                          <w:rPr>
                            <w:rFonts w:ascii="Cambria Math" w:hAnsi="Cambria Math"/>
                          </w:rPr>
                          <m:t>L</m:t>
                        </m:r>
                      </m:e>
                    </m:acc>
                  </m:e>
                  <m:sub>
                    <m:r>
                      <w:rPr>
                        <w:rFonts w:ascii="Cambria Math" w:hAnsi="Cambria Math"/>
                      </w:rPr>
                      <m:t>ij</m:t>
                    </m:r>
                  </m:sub>
                </m:sSub>
                <m:r>
                  <m:rPr>
                    <m:sty m:val="p"/>
                  </m:rPr>
                  <w:rPr>
                    <w:rFonts w:ascii="Cambria Math" w:hAnsi="Cambria Math"/>
                  </w:rPr>
                  <m:t>=</m:t>
                </m:r>
                <m:acc>
                  <m:accPr>
                    <m:chr m:val="̇"/>
                    <m:ctrlPr>
                      <w:rPr>
                        <w:rFonts w:ascii="Cambria Math" w:hAnsi="Cambria Math"/>
                        <w:iCs/>
                      </w:rPr>
                    </m:ctrlPr>
                  </m:accPr>
                  <m:e>
                    <m:r>
                      <w:rPr>
                        <w:rFonts w:ascii="Cambria Math" w:hAnsi="Cambria Math"/>
                      </w:rPr>
                      <m:t>γ</m:t>
                    </m:r>
                  </m:e>
                </m:acc>
                <m:sSub>
                  <m:sSubPr>
                    <m:ctrlPr>
                      <w:rPr>
                        <w:rFonts w:ascii="Cambria Math" w:hAnsi="Cambria Math"/>
                        <w:iCs/>
                      </w:rPr>
                    </m:ctrlPr>
                  </m:sSubPr>
                  <m:e>
                    <m:r>
                      <w:rPr>
                        <w:rFonts w:ascii="Cambria Math" w:hAnsi="Cambria Math"/>
                      </w:rPr>
                      <m:t>s</m:t>
                    </m:r>
                  </m:e>
                  <m:sub>
                    <m:r>
                      <w:rPr>
                        <w:rFonts w:ascii="Cambria Math" w:hAnsi="Cambria Math"/>
                      </w:rPr>
                      <m:t>i</m:t>
                    </m:r>
                  </m:sub>
                </m:sSub>
                <m:sSub>
                  <m:sSubPr>
                    <m:ctrlPr>
                      <w:rPr>
                        <w:rFonts w:ascii="Cambria Math" w:hAnsi="Cambria Math"/>
                        <w:iCs/>
                      </w:rPr>
                    </m:ctrlPr>
                  </m:sSubPr>
                  <m:e>
                    <m:r>
                      <w:rPr>
                        <w:rFonts w:ascii="Cambria Math" w:hAnsi="Cambria Math"/>
                      </w:rPr>
                      <m:t>m</m:t>
                    </m:r>
                  </m:e>
                  <m:sub>
                    <m:r>
                      <w:rPr>
                        <w:rFonts w:ascii="Cambria Math" w:hAnsi="Cambria Math"/>
                      </w:rPr>
                      <m:t>j</m:t>
                    </m:r>
                  </m:sub>
                </m:sSub>
                <m:r>
                  <m:rPr>
                    <m:sty m:val="p"/>
                  </m:rPr>
                  <w:rPr>
                    <w:rFonts w:ascii="Cambria Math" w:hAnsi="Cambria Math"/>
                  </w:rPr>
                  <m:t xml:space="preserve"> </m:t>
                </m:r>
              </m:oMath>
            </m:oMathPara>
          </w:p>
        </w:tc>
        <w:tc>
          <w:tcPr>
            <w:tcW w:w="845" w:type="dxa"/>
          </w:tcPr>
          <w:p w14:paraId="7C612664" w14:textId="7D1265E9"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20</m:t>
              </m:r>
              <m:r>
                <m:rPr>
                  <m:sty m:val="p"/>
                </m:rPr>
                <w:rPr>
                  <w:rFonts w:ascii="Cambria Math" w:hAnsi="Cambria Math"/>
                </w:rPr>
                <w:fldChar w:fldCharType="end"/>
              </m:r>
              <m:r>
                <m:rPr>
                  <m:sty m:val="p"/>
                </m:rPr>
                <w:rPr>
                  <w:rFonts w:ascii="Cambria Math" w:hAnsi="Cambria Math"/>
                </w:rPr>
                <m:t>)</m:t>
              </m:r>
            </m:oMath>
          </w:p>
        </w:tc>
      </w:tr>
    </w:tbl>
    <w:p w14:paraId="1D4E061C" w14:textId="1C838ECD" w:rsidR="00F66AC2" w:rsidRPr="006660A6" w:rsidRDefault="00F66AC2" w:rsidP="00A84B5F"/>
    <w:p w14:paraId="1416E137" w14:textId="175C03DC" w:rsidR="00092E7F" w:rsidRPr="006660A6" w:rsidRDefault="003519B9" w:rsidP="00A84B5F">
      <w:r w:rsidRPr="006660A6">
        <w:t>Converting this to tensor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2340DE" w:rsidRPr="006660A6" w14:paraId="5712F52A" w14:textId="77777777" w:rsidTr="004C7D9A">
        <w:tc>
          <w:tcPr>
            <w:tcW w:w="8217" w:type="dxa"/>
          </w:tcPr>
          <w:p w14:paraId="6760314E" w14:textId="723A5E1D" w:rsidR="002340DE" w:rsidRPr="006660A6" w:rsidRDefault="004C7D9A" w:rsidP="00A84B5F">
            <w:pPr>
              <w:rPr>
                <w:iCs/>
              </w:rPr>
            </w:pPr>
            <m:oMath>
              <m:acc>
                <m:accPr>
                  <m:chr m:val="̃"/>
                  <m:ctrlPr>
                    <w:rPr>
                      <w:rFonts w:ascii="Cambria Math" w:hAnsi="Cambria Math"/>
                      <w:iCs/>
                    </w:rPr>
                  </m:ctrlPr>
                </m:accPr>
                <m:e>
                  <m:r>
                    <w:rPr>
                      <w:rFonts w:ascii="Cambria Math" w:hAnsi="Cambria Math"/>
                    </w:rPr>
                    <m:t>L</m:t>
                  </m:r>
                </m:e>
              </m:acc>
              <m:r>
                <m:rPr>
                  <m:sty m:val="p"/>
                </m:rPr>
                <w:rPr>
                  <w:rFonts w:ascii="Cambria Math" w:hAnsi="Cambria Math"/>
                </w:rPr>
                <m:t>=</m:t>
              </m:r>
              <m:acc>
                <m:accPr>
                  <m:chr m:val="̇"/>
                  <m:ctrlPr>
                    <w:rPr>
                      <w:rFonts w:ascii="Cambria Math" w:hAnsi="Cambria Math"/>
                      <w:iCs/>
                    </w:rPr>
                  </m:ctrlPr>
                </m:accPr>
                <m:e>
                  <m:r>
                    <w:rPr>
                      <w:rFonts w:ascii="Cambria Math" w:hAnsi="Cambria Math"/>
                    </w:rPr>
                    <m:t>γ</m:t>
                  </m:r>
                </m:e>
              </m:acc>
              <m:r>
                <w:rPr>
                  <w:rFonts w:ascii="Cambria Math" w:hAnsi="Cambria Math"/>
                </w:rPr>
                <m:t>sm</m:t>
              </m:r>
            </m:oMath>
            <w:r w:rsidR="002340DE" w:rsidRPr="006660A6">
              <w:rPr>
                <w:iCs/>
              </w:rPr>
              <w:t xml:space="preserve"> </w:t>
            </w:r>
          </w:p>
        </w:tc>
        <w:tc>
          <w:tcPr>
            <w:tcW w:w="845" w:type="dxa"/>
          </w:tcPr>
          <w:p w14:paraId="705063D6" w14:textId="13862883"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21</m:t>
              </m:r>
              <m:r>
                <m:rPr>
                  <m:sty m:val="p"/>
                </m:rPr>
                <w:rPr>
                  <w:rFonts w:ascii="Cambria Math" w:hAnsi="Cambria Math"/>
                </w:rPr>
                <w:fldChar w:fldCharType="end"/>
              </m:r>
              <m:r>
                <m:rPr>
                  <m:sty m:val="p"/>
                </m:rPr>
                <w:rPr>
                  <w:rFonts w:ascii="Cambria Math" w:hAnsi="Cambria Math"/>
                </w:rPr>
                <m:t>)</m:t>
              </m:r>
            </m:oMath>
          </w:p>
        </w:tc>
      </w:tr>
    </w:tbl>
    <w:p w14:paraId="400CC6F8" w14:textId="77777777" w:rsidR="002340DE" w:rsidRPr="006660A6" w:rsidRDefault="002340DE" w:rsidP="00A84B5F"/>
    <w:p w14:paraId="21654423" w14:textId="17E44561" w:rsidR="00660F93" w:rsidRPr="006660A6" w:rsidRDefault="00660F93" w:rsidP="00A84B5F">
      <w:r w:rsidRPr="006660A6">
        <w:t xml:space="preserve">The </w:t>
      </w:r>
      <w:r w:rsidR="00977445">
        <w:t>v</w:t>
      </w:r>
      <w:r w:rsidRPr="006660A6">
        <w:t xml:space="preserve">elocity gradient gives both </w:t>
      </w:r>
      <w:r w:rsidR="001D5F2B" w:rsidRPr="006660A6">
        <w:t>stretching rate and spinning rate.</w:t>
      </w:r>
    </w:p>
    <w:p w14:paraId="6D65B1DA" w14:textId="05A72A46" w:rsidR="00EF1901" w:rsidRPr="006660A6" w:rsidRDefault="00B4649B" w:rsidP="00A84B5F">
      <w:r w:rsidRPr="006660A6">
        <w:t>The same method can be used t</w:t>
      </w:r>
      <w:r w:rsidR="001D5F2B" w:rsidRPr="006660A6">
        <w:t xml:space="preserve">o get the </w:t>
      </w:r>
      <w:r w:rsidR="000B51ED" w:rsidRPr="006660A6">
        <w:t>deformation of a crystal goin</w:t>
      </w:r>
      <w:r w:rsidRPr="006660A6">
        <w:t>g</w:t>
      </w:r>
      <w:r w:rsidR="000B51ED" w:rsidRPr="006660A6">
        <w:t xml:space="preserve"> from a deformed </w:t>
      </w:r>
      <w:r w:rsidR="001E7CF5" w:rsidRPr="006660A6">
        <w:t xml:space="preserve">state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oMath>
      <w:r w:rsidR="001E7CF5" w:rsidRPr="006660A6">
        <w:t xml:space="preserve">at time </w:t>
      </w:r>
      <w:r w:rsidR="001E7CF5" w:rsidRPr="006660A6">
        <w:rPr>
          <w:i/>
        </w:rPr>
        <w:t>t</w:t>
      </w:r>
      <w:r w:rsidR="001E7CF5" w:rsidRPr="006660A6">
        <w:t xml:space="preserve"> to an increased deformed state</w:t>
      </w:r>
      <w:r w:rsidR="006B7FBE" w:rsidRPr="006660A6">
        <w:t xml:space="preserve"> </w:t>
      </w:r>
      <m:oMath>
        <m:sSub>
          <m:sSubPr>
            <m:ctrlPr>
              <w:rPr>
                <w:rFonts w:ascii="Cambria Math" w:hAnsi="Cambria Math"/>
                <w:i/>
              </w:rPr>
            </m:ctrlPr>
          </m:sSubPr>
          <m:e>
            <m:r>
              <w:rPr>
                <w:rFonts w:ascii="Cambria Math" w:hAnsi="Cambria Math"/>
              </w:rPr>
              <m:t>y</m:t>
            </m:r>
          </m:e>
          <m:sub>
            <m:r>
              <w:rPr>
                <w:rFonts w:ascii="Cambria Math" w:hAnsi="Cambria Math"/>
              </w:rPr>
              <m:t>t+Δt</m:t>
            </m:r>
          </m:sub>
        </m:sSub>
      </m:oMath>
      <w:r w:rsidR="001E7CF5" w:rsidRPr="006660A6">
        <w:t xml:space="preserve"> at time </w:t>
      </w:r>
      <m:oMath>
        <m:r>
          <w:rPr>
            <w:rFonts w:ascii="Cambria Math" w:hAnsi="Cambria Math"/>
          </w:rPr>
          <m:t>t+Δt</m:t>
        </m:r>
      </m:oMath>
      <w:r w:rsidR="00EF1901" w:rsidRPr="006660A6">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2340DE" w:rsidRPr="006660A6" w14:paraId="76386A55" w14:textId="77777777" w:rsidTr="004C7D9A">
        <w:tc>
          <w:tcPr>
            <w:tcW w:w="8217" w:type="dxa"/>
          </w:tcPr>
          <w:p w14:paraId="7EA0F23A" w14:textId="74765742" w:rsidR="002340DE" w:rsidRPr="006660A6" w:rsidRDefault="005F6771" w:rsidP="00A84B5F">
            <w:pPr>
              <w:rPr>
                <w:iCs/>
              </w:rPr>
            </w:pPr>
            <m:oMathPara>
              <m:oMathParaPr>
                <m:jc m:val="center"/>
              </m:oMathParaPr>
              <m:oMath>
                <m:r>
                  <m:rPr>
                    <m:sty m:val="p"/>
                  </m:rPr>
                  <w:rPr>
                    <w:rFonts w:ascii="Cambria Math" w:hAnsi="Cambria Math"/>
                  </w:rPr>
                  <m:t>ⅆ</m:t>
                </m:r>
                <m:acc>
                  <m:accPr>
                    <m:chr m:val="̇"/>
                    <m:ctrlPr>
                      <w:rPr>
                        <w:rFonts w:ascii="Cambria Math" w:hAnsi="Cambria Math"/>
                        <w:iCs/>
                      </w:rPr>
                    </m:ctrlPr>
                  </m:accPr>
                  <m:e>
                    <m:r>
                      <w:rPr>
                        <w:rFonts w:ascii="Cambria Math" w:hAnsi="Cambria Math"/>
                      </w:rPr>
                      <m:t>y</m:t>
                    </m:r>
                  </m:e>
                </m:acc>
                <m:r>
                  <m:rPr>
                    <m:sty m:val="p"/>
                  </m:rPr>
                  <w:rPr>
                    <w:rFonts w:ascii="Cambria Math" w:hAnsi="Cambria Math"/>
                  </w:rPr>
                  <m:t>=</m:t>
                </m:r>
                <m:acc>
                  <m:accPr>
                    <m:chr m:val="̇"/>
                    <m:ctrlPr>
                      <w:rPr>
                        <w:rFonts w:ascii="Cambria Math" w:hAnsi="Cambria Math"/>
                        <w:iCs/>
                      </w:rPr>
                    </m:ctrlPr>
                  </m:accPr>
                  <m:e>
                    <m:r>
                      <w:rPr>
                        <w:rFonts w:ascii="Cambria Math" w:hAnsi="Cambria Math"/>
                      </w:rPr>
                      <m:t>γ</m:t>
                    </m:r>
                  </m:e>
                </m:acc>
                <m:r>
                  <w:rPr>
                    <w:rFonts w:ascii="Cambria Math" w:hAnsi="Cambria Math"/>
                  </w:rPr>
                  <m:t>s</m:t>
                </m:r>
                <m:d>
                  <m:dPr>
                    <m:ctrlPr>
                      <w:rPr>
                        <w:rFonts w:ascii="Cambria Math" w:hAnsi="Cambria Math"/>
                        <w:iCs/>
                      </w:rPr>
                    </m:ctrlPr>
                  </m:dPr>
                  <m:e>
                    <m:r>
                      <w:rPr>
                        <w:rFonts w:ascii="Cambria Math" w:hAnsi="Cambria Math"/>
                      </w:rPr>
                      <m:t>m</m:t>
                    </m:r>
                    <m:r>
                      <m:rPr>
                        <m:sty m:val="p"/>
                      </m:rPr>
                      <w:rPr>
                        <w:rFonts w:ascii="Cambria Math" w:hAnsi="Cambria Math"/>
                      </w:rPr>
                      <m:t>⋅ⅆ</m:t>
                    </m:r>
                    <m:r>
                      <w:rPr>
                        <w:rFonts w:ascii="Cambria Math" w:hAnsi="Cambria Math"/>
                      </w:rPr>
                      <m:t>y</m:t>
                    </m:r>
                  </m:e>
                </m:d>
              </m:oMath>
            </m:oMathPara>
          </w:p>
        </w:tc>
        <w:tc>
          <w:tcPr>
            <w:tcW w:w="845" w:type="dxa"/>
          </w:tcPr>
          <w:p w14:paraId="7F79943A" w14:textId="5CCFA3A9"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22</m:t>
              </m:r>
              <m:r>
                <m:rPr>
                  <m:sty m:val="p"/>
                </m:rPr>
                <w:rPr>
                  <w:rFonts w:ascii="Cambria Math" w:hAnsi="Cambria Math"/>
                </w:rPr>
                <w:fldChar w:fldCharType="end"/>
              </m:r>
              <m:r>
                <m:rPr>
                  <m:sty m:val="p"/>
                </m:rPr>
                <w:rPr>
                  <w:rFonts w:ascii="Cambria Math" w:hAnsi="Cambria Math"/>
                </w:rPr>
                <m:t>)</m:t>
              </m:r>
            </m:oMath>
          </w:p>
        </w:tc>
      </w:tr>
      <w:tr w:rsidR="005F6771" w:rsidRPr="006660A6" w14:paraId="15949C27" w14:textId="77777777" w:rsidTr="004C7D9A">
        <w:tc>
          <w:tcPr>
            <w:tcW w:w="8217" w:type="dxa"/>
          </w:tcPr>
          <w:p w14:paraId="33696EDE" w14:textId="77777777" w:rsidR="005F6771" w:rsidRPr="006660A6" w:rsidRDefault="005F6771" w:rsidP="00A84B5F"/>
        </w:tc>
        <w:tc>
          <w:tcPr>
            <w:tcW w:w="845" w:type="dxa"/>
          </w:tcPr>
          <w:p w14:paraId="6ECEFB89" w14:textId="77777777" w:rsidR="005F6771" w:rsidRPr="006660A6" w:rsidRDefault="005F6771" w:rsidP="00A84B5F"/>
        </w:tc>
      </w:tr>
      <w:tr w:rsidR="005F6771" w:rsidRPr="006660A6" w14:paraId="60D87D37" w14:textId="77777777" w:rsidTr="004C7D9A">
        <w:tc>
          <w:tcPr>
            <w:tcW w:w="8217" w:type="dxa"/>
          </w:tcPr>
          <w:p w14:paraId="45FA1E72" w14:textId="62F98914" w:rsidR="005F6771" w:rsidRPr="006660A6" w:rsidRDefault="005F6771" w:rsidP="00A84B5F">
            <w:pPr>
              <w:rPr>
                <w:rFonts w:eastAsia="Times New Roman"/>
                <w:iCs/>
              </w:rPr>
            </w:pPr>
            <m:oMathPara>
              <m:oMath>
                <m:r>
                  <m:rPr>
                    <m:sty m:val="p"/>
                  </m:rPr>
                  <w:rPr>
                    <w:rFonts w:ascii="Cambria Math" w:hAnsi="Cambria Math"/>
                  </w:rPr>
                  <m:t>ⅆ</m:t>
                </m:r>
                <m:sSub>
                  <m:sSubPr>
                    <m:ctrlPr>
                      <w:rPr>
                        <w:rFonts w:ascii="Cambria Math" w:hAnsi="Cambria Math"/>
                        <w:iCs/>
                      </w:rPr>
                    </m:ctrlPr>
                  </m:sSubPr>
                  <m:e>
                    <m:acc>
                      <m:accPr>
                        <m:chr m:val="̇"/>
                        <m:ctrlPr>
                          <w:rPr>
                            <w:rFonts w:ascii="Cambria Math" w:hAnsi="Cambria Math"/>
                            <w:iCs/>
                          </w:rPr>
                        </m:ctrlPr>
                      </m:accPr>
                      <m:e>
                        <m:r>
                          <w:rPr>
                            <w:rFonts w:ascii="Cambria Math" w:hAnsi="Cambria Math"/>
                          </w:rPr>
                          <m:t>y</m:t>
                        </m:r>
                      </m:e>
                    </m:acc>
                  </m:e>
                  <m:sub>
                    <m:r>
                      <w:rPr>
                        <w:rFonts w:ascii="Cambria Math" w:hAnsi="Cambria Math"/>
                      </w:rPr>
                      <m:t>i</m:t>
                    </m:r>
                  </m:sub>
                </m:sSub>
                <m:r>
                  <m:rPr>
                    <m:sty m:val="p"/>
                  </m:rPr>
                  <w:rPr>
                    <w:rFonts w:ascii="Cambria Math" w:hAnsi="Cambria Math"/>
                  </w:rPr>
                  <m:t>=</m:t>
                </m:r>
                <m:acc>
                  <m:accPr>
                    <m:chr m:val="̇"/>
                    <m:ctrlPr>
                      <w:rPr>
                        <w:rFonts w:ascii="Cambria Math" w:hAnsi="Cambria Math"/>
                        <w:iCs/>
                      </w:rPr>
                    </m:ctrlPr>
                  </m:accPr>
                  <m:e>
                    <m:r>
                      <w:rPr>
                        <w:rFonts w:ascii="Cambria Math" w:hAnsi="Cambria Math"/>
                      </w:rPr>
                      <m:t>γ</m:t>
                    </m:r>
                  </m:e>
                </m:acc>
                <m:sSub>
                  <m:sSubPr>
                    <m:ctrlPr>
                      <w:rPr>
                        <w:rFonts w:ascii="Cambria Math" w:hAnsi="Cambria Math"/>
                        <w:iCs/>
                      </w:rPr>
                    </m:ctrlPr>
                  </m:sSubPr>
                  <m:e>
                    <m:r>
                      <w:rPr>
                        <w:rFonts w:ascii="Cambria Math" w:hAnsi="Cambria Math"/>
                      </w:rPr>
                      <m:t>s</m:t>
                    </m:r>
                  </m:e>
                  <m:sub>
                    <m:r>
                      <w:rPr>
                        <w:rFonts w:ascii="Cambria Math" w:hAnsi="Cambria Math"/>
                      </w:rPr>
                      <m:t>i</m:t>
                    </m:r>
                  </m:sub>
                </m:sSub>
                <m:sSub>
                  <m:sSubPr>
                    <m:ctrlPr>
                      <w:rPr>
                        <w:rFonts w:ascii="Cambria Math" w:hAnsi="Cambria Math"/>
                        <w:iCs/>
                      </w:rPr>
                    </m:ctrlPr>
                  </m:sSubPr>
                  <m:e>
                    <m:r>
                      <w:rPr>
                        <w:rFonts w:ascii="Cambria Math" w:hAnsi="Cambria Math"/>
                      </w:rPr>
                      <m:t>m</m:t>
                    </m:r>
                  </m:e>
                  <m:sub>
                    <m:r>
                      <w:rPr>
                        <w:rFonts w:ascii="Cambria Math" w:hAnsi="Cambria Math"/>
                      </w:rPr>
                      <m:t>j</m:t>
                    </m:r>
                  </m:sub>
                </m:sSub>
                <m:r>
                  <m:rPr>
                    <m:sty m:val="p"/>
                  </m:rPr>
                  <w:rPr>
                    <w:rFonts w:ascii="Cambria Math" w:hAnsi="Cambria Math"/>
                  </w:rPr>
                  <m:t>ⅆ</m:t>
                </m:r>
                <m:sSub>
                  <m:sSubPr>
                    <m:ctrlPr>
                      <w:rPr>
                        <w:rFonts w:ascii="Cambria Math" w:hAnsi="Cambria Math"/>
                        <w:iCs/>
                      </w:rPr>
                    </m:ctrlPr>
                  </m:sSubPr>
                  <m:e>
                    <m:r>
                      <w:rPr>
                        <w:rFonts w:ascii="Cambria Math" w:hAnsi="Cambria Math"/>
                      </w:rPr>
                      <m:t>y</m:t>
                    </m:r>
                  </m:e>
                  <m:sub>
                    <m:r>
                      <w:rPr>
                        <w:rFonts w:ascii="Cambria Math" w:hAnsi="Cambria Math"/>
                      </w:rPr>
                      <m:t>j</m:t>
                    </m:r>
                  </m:sub>
                </m:sSub>
              </m:oMath>
            </m:oMathPara>
          </w:p>
        </w:tc>
        <w:tc>
          <w:tcPr>
            <w:tcW w:w="845" w:type="dxa"/>
          </w:tcPr>
          <w:p w14:paraId="276ECDC3" w14:textId="3396D35B" w:rsidR="005F6771" w:rsidRPr="006660A6" w:rsidRDefault="005F6771"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23</m:t>
              </m:r>
              <m:r>
                <m:rPr>
                  <m:sty m:val="p"/>
                </m:rPr>
                <w:rPr>
                  <w:rFonts w:ascii="Cambria Math" w:hAnsi="Cambria Math"/>
                </w:rPr>
                <w:fldChar w:fldCharType="end"/>
              </m:r>
              <m:r>
                <m:rPr>
                  <m:sty m:val="p"/>
                </m:rPr>
                <w:rPr>
                  <w:rFonts w:ascii="Cambria Math" w:hAnsi="Cambria Math"/>
                </w:rPr>
                <m:t>)</m:t>
              </m:r>
            </m:oMath>
          </w:p>
        </w:tc>
      </w:tr>
      <w:tr w:rsidR="005F6771" w:rsidRPr="006660A6" w14:paraId="6060A853" w14:textId="77777777" w:rsidTr="004C7D9A">
        <w:tc>
          <w:tcPr>
            <w:tcW w:w="8217" w:type="dxa"/>
          </w:tcPr>
          <w:p w14:paraId="1B4FE9D4" w14:textId="77777777" w:rsidR="005F6771" w:rsidRPr="006660A6" w:rsidRDefault="005F6771" w:rsidP="00A84B5F"/>
        </w:tc>
        <w:tc>
          <w:tcPr>
            <w:tcW w:w="845" w:type="dxa"/>
          </w:tcPr>
          <w:p w14:paraId="63CA3BB0" w14:textId="77777777" w:rsidR="005F6771" w:rsidRPr="006660A6" w:rsidRDefault="005F6771" w:rsidP="00A84B5F"/>
        </w:tc>
      </w:tr>
      <w:tr w:rsidR="005F6771" w:rsidRPr="006660A6" w14:paraId="6DFD4899" w14:textId="77777777" w:rsidTr="004C7D9A">
        <w:tc>
          <w:tcPr>
            <w:tcW w:w="8217" w:type="dxa"/>
          </w:tcPr>
          <w:p w14:paraId="3DD097C4" w14:textId="77266CBD" w:rsidR="005F6771" w:rsidRPr="006660A6" w:rsidRDefault="004C7D9A" w:rsidP="00A84B5F">
            <w:pPr>
              <w:rPr>
                <w:rFonts w:eastAsia="Times New Roman"/>
                <w:iCs/>
              </w:rPr>
            </w:pPr>
            <m:oMathPara>
              <m:oMath>
                <m:f>
                  <m:fPr>
                    <m:ctrlPr>
                      <w:rPr>
                        <w:rFonts w:ascii="Cambria Math" w:hAnsi="Cambria Math"/>
                        <w:iCs/>
                      </w:rPr>
                    </m:ctrlPr>
                  </m:fPr>
                  <m:num>
                    <m: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w:rPr>
                                <w:rFonts w:ascii="Cambria Math" w:hAnsi="Cambria Math"/>
                              </w:rPr>
                              <m:t>y</m:t>
                            </m:r>
                          </m:e>
                        </m:acc>
                      </m:e>
                      <m:sub>
                        <m:r>
                          <w:rPr>
                            <w:rFonts w:ascii="Cambria Math" w:hAnsi="Cambria Math"/>
                          </w:rPr>
                          <m:t>i</m:t>
                        </m:r>
                      </m:sub>
                    </m:sSub>
                  </m:num>
                  <m:den>
                    <m:r>
                      <w:rPr>
                        <w:rFonts w:ascii="Cambria Math" w:hAnsi="Cambria Math"/>
                      </w:rPr>
                      <m:t>∂</m:t>
                    </m:r>
                    <m:sSub>
                      <m:sSubPr>
                        <m:ctrlPr>
                          <w:rPr>
                            <w:rFonts w:ascii="Cambria Math" w:hAnsi="Cambria Math"/>
                            <w:iCs/>
                          </w:rPr>
                        </m:ctrlPr>
                      </m:sSubPr>
                      <m:e>
                        <m:r>
                          <w:rPr>
                            <w:rFonts w:ascii="Cambria Math" w:hAnsi="Cambria Math"/>
                          </w:rPr>
                          <m:t>y</m:t>
                        </m:r>
                      </m:e>
                      <m:sub>
                        <m:r>
                          <w:rPr>
                            <w:rFonts w:ascii="Cambria Math" w:hAnsi="Cambria Math"/>
                          </w:rPr>
                          <m:t>j</m:t>
                        </m:r>
                      </m:sub>
                    </m:sSub>
                  </m:den>
                </m:f>
                <m:r>
                  <m:rPr>
                    <m:sty m:val="p"/>
                  </m:rP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w:rPr>
                            <w:rFonts w:ascii="Cambria Math" w:hAnsi="Cambria Math"/>
                          </w:rPr>
                          <m:t>L</m:t>
                        </m:r>
                      </m:e>
                    </m:acc>
                  </m:e>
                  <m:sub>
                    <m:r>
                      <m:rPr>
                        <m:sty m:val="p"/>
                      </m:rPr>
                      <w:rPr>
                        <w:rFonts w:ascii="Cambria Math" w:hAnsi="Cambria Math"/>
                      </w:rPr>
                      <m:t>ⅈ</m:t>
                    </m:r>
                    <m:r>
                      <w:rPr>
                        <w:rFonts w:ascii="Cambria Math" w:hAnsi="Cambria Math"/>
                      </w:rPr>
                      <m:t>j</m:t>
                    </m:r>
                  </m:sub>
                </m:sSub>
                <m:r>
                  <m:rPr>
                    <m:sty m:val="p"/>
                  </m:rPr>
                  <w:rPr>
                    <w:rFonts w:ascii="Cambria Math" w:hAnsi="Cambria Math"/>
                  </w:rPr>
                  <m:t>=</m:t>
                </m:r>
                <m:acc>
                  <m:accPr>
                    <m:chr m:val="̇"/>
                    <m:ctrlPr>
                      <w:rPr>
                        <w:rFonts w:ascii="Cambria Math" w:hAnsi="Cambria Math"/>
                        <w:iCs/>
                      </w:rPr>
                    </m:ctrlPr>
                  </m:accPr>
                  <m:e>
                    <m:r>
                      <w:rPr>
                        <w:rFonts w:ascii="Cambria Math" w:hAnsi="Cambria Math"/>
                      </w:rPr>
                      <m:t>γ</m:t>
                    </m:r>
                  </m:e>
                </m:acc>
                <m:sSub>
                  <m:sSubPr>
                    <m:ctrlPr>
                      <w:rPr>
                        <w:rFonts w:ascii="Cambria Math" w:hAnsi="Cambria Math"/>
                        <w:iCs/>
                      </w:rPr>
                    </m:ctrlPr>
                  </m:sSubPr>
                  <m:e>
                    <m:r>
                      <w:rPr>
                        <w:rFonts w:ascii="Cambria Math" w:hAnsi="Cambria Math"/>
                      </w:rPr>
                      <m:t>s</m:t>
                    </m:r>
                  </m:e>
                  <m:sub>
                    <m:r>
                      <w:rPr>
                        <w:rFonts w:ascii="Cambria Math" w:hAnsi="Cambria Math"/>
                      </w:rPr>
                      <m:t>i</m:t>
                    </m:r>
                  </m:sub>
                </m:sSub>
                <m:sSub>
                  <m:sSubPr>
                    <m:ctrlPr>
                      <w:rPr>
                        <w:rFonts w:ascii="Cambria Math" w:hAnsi="Cambria Math"/>
                        <w:iCs/>
                      </w:rPr>
                    </m:ctrlPr>
                  </m:sSubPr>
                  <m:e>
                    <m:r>
                      <w:rPr>
                        <w:rFonts w:ascii="Cambria Math" w:hAnsi="Cambria Math"/>
                      </w:rPr>
                      <m:t>m</m:t>
                    </m:r>
                  </m:e>
                  <m:sub>
                    <m:r>
                      <w:rPr>
                        <w:rFonts w:ascii="Cambria Math" w:hAnsi="Cambria Math"/>
                      </w:rPr>
                      <m:t>j</m:t>
                    </m:r>
                  </m:sub>
                </m:sSub>
              </m:oMath>
            </m:oMathPara>
          </w:p>
        </w:tc>
        <w:tc>
          <w:tcPr>
            <w:tcW w:w="845" w:type="dxa"/>
          </w:tcPr>
          <w:p w14:paraId="065B0C8E" w14:textId="0727A0AE" w:rsidR="005F6771" w:rsidRPr="006660A6" w:rsidRDefault="005F6771"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24</m:t>
              </m:r>
              <m:r>
                <m:rPr>
                  <m:sty m:val="p"/>
                </m:rPr>
                <w:rPr>
                  <w:rFonts w:ascii="Cambria Math" w:hAnsi="Cambria Math"/>
                </w:rPr>
                <w:fldChar w:fldCharType="end"/>
              </m:r>
              <m:r>
                <m:rPr>
                  <m:sty m:val="p"/>
                </m:rPr>
                <w:rPr>
                  <w:rFonts w:ascii="Cambria Math" w:hAnsi="Cambria Math"/>
                </w:rPr>
                <m:t>)</m:t>
              </m:r>
            </m:oMath>
          </w:p>
        </w:tc>
      </w:tr>
      <w:tr w:rsidR="005F6771" w:rsidRPr="006660A6" w14:paraId="20BD8C7A" w14:textId="77777777" w:rsidTr="004C7D9A">
        <w:tc>
          <w:tcPr>
            <w:tcW w:w="8217" w:type="dxa"/>
          </w:tcPr>
          <w:p w14:paraId="6BC509B1" w14:textId="0E684EE1" w:rsidR="005F6771" w:rsidRPr="006660A6" w:rsidRDefault="004C7D9A" w:rsidP="00A84B5F">
            <w:pPr>
              <w:rPr>
                <w:rFonts w:eastAsia="Times New Roman"/>
                <w:iCs/>
              </w:rPr>
            </w:pPr>
            <m:oMathPara>
              <m:oMath>
                <m:acc>
                  <m:accPr>
                    <m:chr m:val="̃"/>
                    <m:ctrlPr>
                      <w:rPr>
                        <w:rFonts w:ascii="Cambria Math" w:hAnsi="Cambria Math"/>
                        <w:iCs/>
                      </w:rPr>
                    </m:ctrlPr>
                  </m:accPr>
                  <m:e>
                    <m:r>
                      <w:rPr>
                        <w:rFonts w:ascii="Cambria Math" w:hAnsi="Cambria Math"/>
                      </w:rPr>
                      <m:t>L</m:t>
                    </m:r>
                  </m:e>
                </m:acc>
                <m:r>
                  <m:rPr>
                    <m:sty m:val="p"/>
                  </m:rPr>
                  <w:rPr>
                    <w:rFonts w:ascii="Cambria Math" w:hAnsi="Cambria Math"/>
                  </w:rPr>
                  <m:t>=</m:t>
                </m:r>
                <m:acc>
                  <m:accPr>
                    <m:chr m:val="̇"/>
                    <m:ctrlPr>
                      <w:rPr>
                        <w:rFonts w:ascii="Cambria Math" w:hAnsi="Cambria Math"/>
                        <w:iCs/>
                      </w:rPr>
                    </m:ctrlPr>
                  </m:accPr>
                  <m:e>
                    <m:r>
                      <w:rPr>
                        <w:rFonts w:ascii="Cambria Math" w:hAnsi="Cambria Math"/>
                      </w:rPr>
                      <m:t>γ</m:t>
                    </m:r>
                  </m:e>
                </m:acc>
                <m:r>
                  <w:rPr>
                    <w:rFonts w:ascii="Cambria Math" w:hAnsi="Cambria Math"/>
                  </w:rPr>
                  <m:t>sm</m:t>
                </m:r>
              </m:oMath>
            </m:oMathPara>
          </w:p>
        </w:tc>
        <w:tc>
          <w:tcPr>
            <w:tcW w:w="845" w:type="dxa"/>
          </w:tcPr>
          <w:p w14:paraId="0111BE48" w14:textId="22F3674A" w:rsidR="005F6771" w:rsidRPr="006660A6" w:rsidRDefault="005F6771"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25</m:t>
              </m:r>
              <m:r>
                <m:rPr>
                  <m:sty m:val="p"/>
                </m:rPr>
                <w:rPr>
                  <w:rFonts w:ascii="Cambria Math" w:hAnsi="Cambria Math"/>
                </w:rPr>
                <w:fldChar w:fldCharType="end"/>
              </m:r>
              <m:r>
                <m:rPr>
                  <m:sty m:val="p"/>
                </m:rPr>
                <w:rPr>
                  <w:rFonts w:ascii="Cambria Math" w:hAnsi="Cambria Math"/>
                </w:rPr>
                <m:t>)</m:t>
              </m:r>
            </m:oMath>
          </w:p>
        </w:tc>
      </w:tr>
    </w:tbl>
    <w:p w14:paraId="790D8615" w14:textId="77777777" w:rsidR="002340DE" w:rsidRPr="006660A6" w:rsidRDefault="002340DE" w:rsidP="00A84B5F"/>
    <w:p w14:paraId="6FC998C3" w14:textId="70271302" w:rsidR="007D4C62" w:rsidRPr="006660A6" w:rsidRDefault="005F6771" w:rsidP="00A84B5F">
      <w:r w:rsidRPr="006660A6">
        <w:t>w</w:t>
      </w:r>
      <w:r w:rsidR="00D252C4" w:rsidRPr="006660A6">
        <w:t>here</w:t>
      </w:r>
      <w:r w:rsidRPr="006660A6">
        <w:t>,</w:t>
      </w:r>
      <w:r w:rsidR="00D252C4" w:rsidRPr="006660A6">
        <w:t xml:space="preserve"> </w:t>
      </w:r>
      <m:oMath>
        <m:acc>
          <m:accPr>
            <m:chr m:val="̃"/>
            <m:ctrlPr>
              <w:rPr>
                <w:rFonts w:ascii="Cambria Math" w:hAnsi="Cambria Math"/>
                <w:i/>
              </w:rPr>
            </m:ctrlPr>
          </m:accPr>
          <m:e>
            <m:r>
              <w:rPr>
                <w:rFonts w:ascii="Cambria Math" w:hAnsi="Cambria Math"/>
              </w:rPr>
              <m:t>L</m:t>
            </m:r>
          </m:e>
        </m:acc>
        <m:r>
          <w:rPr>
            <w:rFonts w:ascii="Cambria Math" w:hAnsi="Cambria Math"/>
          </w:rPr>
          <m:t xml:space="preserve"> </m:t>
        </m:r>
      </m:oMath>
      <w:r w:rsidR="00336109" w:rsidRPr="006660A6">
        <w:t>is the spatial velocity gradient</w:t>
      </w:r>
      <w:r w:rsidR="002754A8" w:rsidRPr="006660A6">
        <w:t>.</w:t>
      </w:r>
    </w:p>
    <w:p w14:paraId="794A8DF0" w14:textId="445BB9E3" w:rsidR="005F6771" w:rsidRPr="006660A6" w:rsidRDefault="002754A8" w:rsidP="00A84B5F">
      <w:r w:rsidRPr="006660A6">
        <w:t xml:space="preserve">According to </w:t>
      </w:r>
      <w:r w:rsidR="00AF2277" w:rsidRPr="006660A6">
        <w:t>Continuum</w:t>
      </w:r>
      <w:r w:rsidRPr="006660A6">
        <w:t xml:space="preserve"> mechanics,</w:t>
      </w:r>
      <w:r w:rsidR="00E6046F" w:rsidRPr="006660A6">
        <w:t xml:space="preserve"> t</w:t>
      </w:r>
      <w:r w:rsidRPr="006660A6">
        <w:t xml:space="preserve">he deformation gradient </w:t>
      </w:r>
      <w:r w:rsidR="00EA5C57" w:rsidRPr="006660A6">
        <w:t xml:space="preserve">is given by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5F6771" w:rsidRPr="006660A6" w14:paraId="092750E9" w14:textId="77777777" w:rsidTr="005F6771">
        <w:tc>
          <w:tcPr>
            <w:tcW w:w="8217" w:type="dxa"/>
          </w:tcPr>
          <w:p w14:paraId="454F6E88" w14:textId="7B1C401B" w:rsidR="005F6771" w:rsidRPr="006660A6" w:rsidRDefault="005F6771" w:rsidP="00A84B5F">
            <w:pPr>
              <w:rPr>
                <w:rFonts w:eastAsia="Times New Roman"/>
                <w:iCs/>
              </w:rPr>
            </w:pPr>
            <m:oMath>
              <m:r>
                <w:rPr>
                  <w:rFonts w:ascii="Cambria Math" w:hAnsi="Cambria Math"/>
                </w:rPr>
                <w:lastRenderedPageBreak/>
                <m:t>F</m:t>
              </m:r>
              <m:r>
                <m:rPr>
                  <m:sty m:val="p"/>
                </m:rPr>
                <w:rPr>
                  <w:rFonts w:ascii="Cambria Math" w:hAnsi="Cambria Math"/>
                </w:rPr>
                <m:t>=</m:t>
              </m:r>
              <m:f>
                <m:fPr>
                  <m:ctrlPr>
                    <w:rPr>
                      <w:rFonts w:ascii="Cambria Math" w:hAnsi="Cambria Math"/>
                      <w:iCs/>
                    </w:rPr>
                  </m:ctrlPr>
                </m:fPr>
                <m:num>
                  <m:r>
                    <w:rPr>
                      <w:rFonts w:ascii="Cambria Math" w:hAnsi="Cambria Math"/>
                    </w:rPr>
                    <m:t>∂y</m:t>
                  </m:r>
                </m:num>
                <m:den>
                  <m:r>
                    <w:rPr>
                      <w:rFonts w:ascii="Cambria Math" w:hAnsi="Cambria Math"/>
                    </w:rPr>
                    <m:t>∂x</m:t>
                  </m:r>
                </m:den>
              </m:f>
            </m:oMath>
            <w:r w:rsidRPr="006660A6">
              <w:rPr>
                <w:iCs/>
              </w:rPr>
              <w:t xml:space="preserve"> </w:t>
            </w:r>
          </w:p>
        </w:tc>
        <w:tc>
          <w:tcPr>
            <w:tcW w:w="845" w:type="dxa"/>
          </w:tcPr>
          <w:p w14:paraId="13504302" w14:textId="25BAA12A" w:rsidR="005F6771" w:rsidRPr="006660A6" w:rsidRDefault="005F6771"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26</m:t>
              </m:r>
              <m:r>
                <m:rPr>
                  <m:sty m:val="p"/>
                </m:rPr>
                <w:rPr>
                  <w:rFonts w:ascii="Cambria Math" w:hAnsi="Cambria Math"/>
                </w:rPr>
                <w:fldChar w:fldCharType="end"/>
              </m:r>
              <m:r>
                <m:rPr>
                  <m:sty m:val="p"/>
                </m:rPr>
                <w:rPr>
                  <w:rFonts w:ascii="Cambria Math" w:hAnsi="Cambria Math"/>
                </w:rPr>
                <m:t>)</m:t>
              </m:r>
            </m:oMath>
          </w:p>
        </w:tc>
      </w:tr>
      <w:tr w:rsidR="005F6771" w:rsidRPr="006660A6" w14:paraId="173BFE53" w14:textId="77777777" w:rsidTr="005F6771">
        <w:tc>
          <w:tcPr>
            <w:tcW w:w="8217" w:type="dxa"/>
          </w:tcPr>
          <w:p w14:paraId="6E5254E6" w14:textId="45ECA4AD" w:rsidR="005F6771" w:rsidRPr="006660A6" w:rsidRDefault="004C7D9A" w:rsidP="00A84B5F">
            <w:pPr>
              <w:rPr>
                <w:rFonts w:eastAsia="Times New Roman"/>
                <w:iCs/>
              </w:rPr>
            </w:pPr>
            <m:oMathPara>
              <m:oMath>
                <m:acc>
                  <m:accPr>
                    <m:chr m:val="̃"/>
                    <m:ctrlPr>
                      <w:rPr>
                        <w:rFonts w:ascii="Cambria Math" w:hAnsi="Cambria Math"/>
                        <w:iCs/>
                      </w:rPr>
                    </m:ctrlPr>
                  </m:accPr>
                  <m:e>
                    <m:r>
                      <w:rPr>
                        <w:rFonts w:ascii="Cambria Math" w:hAnsi="Cambria Math"/>
                      </w:rPr>
                      <m:t>L</m:t>
                    </m:r>
                  </m:e>
                </m:acc>
                <m:r>
                  <m:rPr>
                    <m:sty m:val="p"/>
                  </m:rPr>
                  <w:rPr>
                    <w:rFonts w:ascii="Cambria Math" w:hAnsi="Cambria Math"/>
                  </w:rPr>
                  <m:t>=</m:t>
                </m:r>
                <m:f>
                  <m:fPr>
                    <m:ctrlPr>
                      <w:rPr>
                        <w:rFonts w:ascii="Cambria Math" w:hAnsi="Cambria Math"/>
                        <w:iCs/>
                      </w:rPr>
                    </m:ctrlPr>
                  </m:fPr>
                  <m:num>
                    <m:r>
                      <w:rPr>
                        <w:rFonts w:ascii="Cambria Math" w:hAnsi="Cambria Math"/>
                      </w:rPr>
                      <m:t>∂</m:t>
                    </m:r>
                    <m:acc>
                      <m:accPr>
                        <m:chr m:val="̇"/>
                        <m:ctrlPr>
                          <w:rPr>
                            <w:rFonts w:ascii="Cambria Math" w:hAnsi="Cambria Math"/>
                            <w:iCs/>
                          </w:rPr>
                        </m:ctrlPr>
                      </m:accPr>
                      <m:e>
                        <m:r>
                          <w:rPr>
                            <w:rFonts w:ascii="Cambria Math" w:hAnsi="Cambria Math"/>
                          </w:rPr>
                          <m:t>y</m:t>
                        </m:r>
                      </m:e>
                    </m:acc>
                  </m:num>
                  <m:den>
                    <m:r>
                      <w:rPr>
                        <w:rFonts w:ascii="Cambria Math" w:hAnsi="Cambria Math"/>
                      </w:rPr>
                      <m:t>∂y</m:t>
                    </m:r>
                  </m:den>
                </m:f>
                <m:r>
                  <m:rPr>
                    <m:sty m:val="p"/>
                  </m:rPr>
                  <w:rPr>
                    <w:rFonts w:ascii="Cambria Math" w:hAnsi="Cambria Math"/>
                  </w:rPr>
                  <m:t>=</m:t>
                </m:r>
                <m:f>
                  <m:fPr>
                    <m:ctrlPr>
                      <w:rPr>
                        <w:rFonts w:ascii="Cambria Math" w:hAnsi="Cambria Math"/>
                        <w:iCs/>
                      </w:rPr>
                    </m:ctrlPr>
                  </m:fPr>
                  <m:num>
                    <m:r>
                      <w:rPr>
                        <w:rFonts w:ascii="Cambria Math" w:hAnsi="Cambria Math"/>
                      </w:rPr>
                      <m:t>∂</m:t>
                    </m:r>
                    <m:acc>
                      <m:accPr>
                        <m:chr m:val="̇"/>
                        <m:ctrlPr>
                          <w:rPr>
                            <w:rFonts w:ascii="Cambria Math" w:hAnsi="Cambria Math"/>
                            <w:iCs/>
                          </w:rPr>
                        </m:ctrlPr>
                      </m:accPr>
                      <m:e>
                        <m:r>
                          <w:rPr>
                            <w:rFonts w:ascii="Cambria Math" w:hAnsi="Cambria Math"/>
                          </w:rPr>
                          <m:t>y</m:t>
                        </m:r>
                      </m:e>
                    </m:acc>
                  </m:num>
                  <m:den>
                    <m:r>
                      <w:rPr>
                        <w:rFonts w:ascii="Cambria Math" w:hAnsi="Cambria Math"/>
                      </w:rPr>
                      <m:t>∂x</m:t>
                    </m:r>
                  </m:den>
                </m:f>
                <m:f>
                  <m:fPr>
                    <m:ctrlPr>
                      <w:rPr>
                        <w:rFonts w:ascii="Cambria Math" w:hAnsi="Cambria Math"/>
                        <w:iCs/>
                      </w:rPr>
                    </m:ctrlPr>
                  </m:fPr>
                  <m:num>
                    <m:r>
                      <w:rPr>
                        <w:rFonts w:ascii="Cambria Math" w:hAnsi="Cambria Math"/>
                      </w:rPr>
                      <m:t>∂x</m:t>
                    </m:r>
                  </m:num>
                  <m:den>
                    <m:r>
                      <w:rPr>
                        <w:rFonts w:ascii="Cambria Math" w:hAnsi="Cambria Math"/>
                      </w:rPr>
                      <m:t>∂y</m:t>
                    </m:r>
                  </m:den>
                </m:f>
                <m:r>
                  <m:rPr>
                    <m:sty m:val="p"/>
                  </m:rPr>
                  <w:rPr>
                    <w:rFonts w:ascii="Cambria Math" w:hAnsi="Cambria Math"/>
                  </w:rPr>
                  <m:t>=</m:t>
                </m:r>
                <m:acc>
                  <m:accPr>
                    <m:chr m:val="̇"/>
                    <m:ctrlPr>
                      <w:rPr>
                        <w:rFonts w:ascii="Cambria Math" w:hAnsi="Cambria Math"/>
                        <w:iCs/>
                      </w:rPr>
                    </m:ctrlPr>
                  </m:accPr>
                  <m:e>
                    <m:r>
                      <w:rPr>
                        <w:rFonts w:ascii="Cambria Math" w:hAnsi="Cambria Math"/>
                      </w:rPr>
                      <m:t>F</m:t>
                    </m:r>
                  </m:e>
                </m:acc>
                <m:r>
                  <m:rPr>
                    <m:sty m:val="p"/>
                  </m:rPr>
                  <w:rPr>
                    <w:rFonts w:ascii="Cambria Math" w:hAnsi="Cambria Math"/>
                  </w:rPr>
                  <m:t>⋅</m:t>
                </m:r>
                <m:sSup>
                  <m:sSupPr>
                    <m:ctrlPr>
                      <w:rPr>
                        <w:rFonts w:ascii="Cambria Math" w:hAnsi="Cambria Math"/>
                        <w:iCs/>
                      </w:rPr>
                    </m:ctrlPr>
                  </m:sSupPr>
                  <m:e>
                    <m:r>
                      <w:rPr>
                        <w:rFonts w:ascii="Cambria Math" w:hAnsi="Cambria Math"/>
                      </w:rPr>
                      <m:t>F</m:t>
                    </m:r>
                  </m:e>
                  <m:sup>
                    <m:r>
                      <m:rPr>
                        <m:sty m:val="p"/>
                      </m:rPr>
                      <w:rPr>
                        <w:rFonts w:ascii="Cambria Math" w:hAnsi="Cambria Math"/>
                      </w:rPr>
                      <m:t>-1</m:t>
                    </m:r>
                  </m:sup>
                </m:sSup>
              </m:oMath>
            </m:oMathPara>
          </w:p>
        </w:tc>
        <w:tc>
          <w:tcPr>
            <w:tcW w:w="845" w:type="dxa"/>
          </w:tcPr>
          <w:p w14:paraId="678FEB1F" w14:textId="7DF14CDA" w:rsidR="005F6771" w:rsidRPr="006660A6" w:rsidRDefault="005F6771"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27</m:t>
              </m:r>
              <m:r>
                <m:rPr>
                  <m:sty m:val="p"/>
                </m:rPr>
                <w:rPr>
                  <w:rFonts w:ascii="Cambria Math" w:hAnsi="Cambria Math"/>
                </w:rPr>
                <w:fldChar w:fldCharType="end"/>
              </m:r>
              <m:r>
                <m:rPr>
                  <m:sty m:val="p"/>
                </m:rPr>
                <w:rPr>
                  <w:rFonts w:ascii="Cambria Math" w:hAnsi="Cambria Math"/>
                </w:rPr>
                <m:t>)</m:t>
              </m:r>
            </m:oMath>
          </w:p>
        </w:tc>
      </w:tr>
    </w:tbl>
    <w:p w14:paraId="4457C26D" w14:textId="77777777" w:rsidR="005F6771" w:rsidRPr="006660A6" w:rsidRDefault="005F6771" w:rsidP="00A84B5F"/>
    <w:p w14:paraId="2D92608E" w14:textId="44C5F7F5" w:rsidR="00091865" w:rsidRPr="006660A6" w:rsidRDefault="00977445" w:rsidP="00A84B5F">
      <w:r>
        <w:t>This is broken</w:t>
      </w:r>
      <w:r w:rsidR="00E378A0" w:rsidRPr="006660A6">
        <w:t xml:space="preserve"> down into symmetric and non</w:t>
      </w:r>
      <w:r w:rsidR="006F3D64" w:rsidRPr="006660A6">
        <w:t>-</w:t>
      </w:r>
      <w:r w:rsidR="00E378A0" w:rsidRPr="006660A6">
        <w:t xml:space="preserve">symmetric components, </w:t>
      </w:r>
      <w:r>
        <w:t>s</w:t>
      </w:r>
      <w:r w:rsidR="006F3D64" w:rsidRPr="006660A6">
        <w:t>tretching and spinning, respectively.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5F6771" w:rsidRPr="006660A6" w14:paraId="345EA75F" w14:textId="77777777" w:rsidTr="00CC0F38">
        <w:trPr>
          <w:trHeight w:val="572"/>
        </w:trPr>
        <w:tc>
          <w:tcPr>
            <w:tcW w:w="8217" w:type="dxa"/>
          </w:tcPr>
          <w:p w14:paraId="64E032ED" w14:textId="0710A233" w:rsidR="005F6771" w:rsidRPr="006660A6" w:rsidRDefault="00FC1DCE" w:rsidP="00A84B5F">
            <w:pPr>
              <w:rPr>
                <w:rFonts w:eastAsia="Times New Roman"/>
                <w:iCs/>
              </w:rPr>
            </w:pPr>
            <w:r w:rsidRPr="006660A6">
              <w:t xml:space="preserve">            </w:t>
            </w:r>
            <w:r w:rsidR="000B69A6" w:rsidRPr="006660A6">
              <w:t xml:space="preserve">                                               </w:t>
            </w:r>
            <w:r w:rsidRPr="006660A6">
              <w:t xml:space="preserve">  </w:t>
            </w:r>
            <m:oMath>
              <m:r>
                <w:rPr>
                  <w:rFonts w:ascii="Cambria Math" w:hAnsi="Cambria Math"/>
                </w:rPr>
                <m:t>D</m:t>
              </m:r>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iCs/>
                    </w:rPr>
                  </m:ctrlPr>
                </m:dPr>
                <m:e>
                  <m:acc>
                    <m:accPr>
                      <m:chr m:val="̃"/>
                      <m:ctrlPr>
                        <w:rPr>
                          <w:rFonts w:ascii="Cambria Math" w:hAnsi="Cambria Math"/>
                          <w:iCs/>
                        </w:rPr>
                      </m:ctrlPr>
                    </m:accPr>
                    <m:e>
                      <m:r>
                        <w:rPr>
                          <w:rFonts w:ascii="Cambria Math" w:hAnsi="Cambria Math"/>
                        </w:rPr>
                        <m:t>L</m:t>
                      </m:r>
                    </m:e>
                  </m:acc>
                  <m:r>
                    <m:rPr>
                      <m:sty m:val="p"/>
                    </m:rPr>
                    <w:rPr>
                      <w:rFonts w:ascii="Cambria Math" w:hAnsi="Cambria Math"/>
                    </w:rPr>
                    <m:t>+</m:t>
                  </m:r>
                  <m:sSup>
                    <m:sSupPr>
                      <m:ctrlPr>
                        <w:rPr>
                          <w:rFonts w:ascii="Cambria Math" w:hAnsi="Cambria Math"/>
                          <w:iCs/>
                        </w:rPr>
                      </m:ctrlPr>
                    </m:sSupPr>
                    <m:e>
                      <m:acc>
                        <m:accPr>
                          <m:chr m:val="̃"/>
                          <m:ctrlPr>
                            <w:rPr>
                              <w:rFonts w:ascii="Cambria Math" w:hAnsi="Cambria Math"/>
                              <w:iCs/>
                            </w:rPr>
                          </m:ctrlPr>
                        </m:accPr>
                        <m:e>
                          <m:r>
                            <w:rPr>
                              <w:rFonts w:ascii="Cambria Math" w:hAnsi="Cambria Math"/>
                            </w:rPr>
                            <m:t>L</m:t>
                          </m:r>
                        </m:e>
                      </m:acc>
                    </m:e>
                    <m:sup>
                      <m:r>
                        <w:rPr>
                          <w:rFonts w:ascii="Cambria Math" w:hAnsi="Cambria Math"/>
                        </w:rPr>
                        <m:t>T</m:t>
                      </m:r>
                    </m:sup>
                  </m:sSup>
                </m:e>
              </m:d>
            </m:oMath>
          </w:p>
        </w:tc>
        <w:tc>
          <w:tcPr>
            <w:tcW w:w="845" w:type="dxa"/>
          </w:tcPr>
          <w:p w14:paraId="080EA1B7" w14:textId="240499ED" w:rsidR="005F6771" w:rsidRPr="006660A6" w:rsidRDefault="005F6771"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28</m:t>
              </m:r>
              <m:r>
                <m:rPr>
                  <m:sty m:val="p"/>
                </m:rPr>
                <w:rPr>
                  <w:rFonts w:ascii="Cambria Math" w:hAnsi="Cambria Math"/>
                </w:rPr>
                <w:fldChar w:fldCharType="end"/>
              </m:r>
              <m:r>
                <m:rPr>
                  <m:sty m:val="p"/>
                </m:rPr>
                <w:rPr>
                  <w:rFonts w:ascii="Cambria Math" w:hAnsi="Cambria Math"/>
                </w:rPr>
                <m:t>)</m:t>
              </m:r>
            </m:oMath>
          </w:p>
        </w:tc>
      </w:tr>
      <w:tr w:rsidR="005F6771" w:rsidRPr="006660A6" w14:paraId="074383F8" w14:textId="77777777" w:rsidTr="004C7D9A">
        <w:tc>
          <w:tcPr>
            <w:tcW w:w="8217" w:type="dxa"/>
          </w:tcPr>
          <w:p w14:paraId="38EDEC6F" w14:textId="21A1BE4B" w:rsidR="00CC0F38" w:rsidRPr="006660A6" w:rsidRDefault="00CC0F38" w:rsidP="00A84B5F">
            <w:pPr>
              <w:rPr>
                <w:iCs/>
              </w:rPr>
            </w:pPr>
            <m:oMathPara>
              <m:oMath>
                <m:r>
                  <m:rPr>
                    <m:sty m:val="p"/>
                  </m:rPr>
                  <w:rPr>
                    <w:rFonts w:ascii="Cambria Math" w:hAnsi="Cambria Math"/>
                  </w:rPr>
                  <m:t xml:space="preserve">                  </m:t>
                </m:r>
                <m:r>
                  <w:rPr>
                    <w:rFonts w:ascii="Cambria Math" w:hAnsi="Cambria Math"/>
                  </w:rPr>
                  <m:t>Ω</m:t>
                </m:r>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iCs/>
                      </w:rPr>
                    </m:ctrlPr>
                  </m:dPr>
                  <m:e>
                    <m:acc>
                      <m:accPr>
                        <m:chr m:val="̃"/>
                        <m:ctrlPr>
                          <w:rPr>
                            <w:rFonts w:ascii="Cambria Math" w:hAnsi="Cambria Math"/>
                            <w:iCs/>
                          </w:rPr>
                        </m:ctrlPr>
                      </m:accPr>
                      <m:e>
                        <m:r>
                          <w:rPr>
                            <w:rFonts w:ascii="Cambria Math" w:hAnsi="Cambria Math"/>
                          </w:rPr>
                          <m:t>L</m:t>
                        </m:r>
                      </m:e>
                    </m:acc>
                    <m:r>
                      <m:rPr>
                        <m:sty m:val="p"/>
                      </m:rPr>
                      <w:rPr>
                        <w:rFonts w:ascii="Cambria Math" w:hAnsi="Cambria Math"/>
                      </w:rPr>
                      <m:t>-</m:t>
                    </m:r>
                    <m:sSup>
                      <m:sSupPr>
                        <m:ctrlPr>
                          <w:rPr>
                            <w:rFonts w:ascii="Cambria Math" w:hAnsi="Cambria Math"/>
                            <w:iCs/>
                          </w:rPr>
                        </m:ctrlPr>
                      </m:sSupPr>
                      <m:e>
                        <m:acc>
                          <m:accPr>
                            <m:chr m:val="̃"/>
                            <m:ctrlPr>
                              <w:rPr>
                                <w:rFonts w:ascii="Cambria Math" w:hAnsi="Cambria Math"/>
                                <w:iCs/>
                              </w:rPr>
                            </m:ctrlPr>
                          </m:accPr>
                          <m:e>
                            <m:r>
                              <w:rPr>
                                <w:rFonts w:ascii="Cambria Math" w:hAnsi="Cambria Math"/>
                              </w:rPr>
                              <m:t>L</m:t>
                            </m:r>
                          </m:e>
                        </m:acc>
                      </m:e>
                      <m:sup>
                        <m:r>
                          <w:rPr>
                            <w:rFonts w:ascii="Cambria Math" w:hAnsi="Cambria Math"/>
                          </w:rPr>
                          <m:t>T</m:t>
                        </m:r>
                      </m:sup>
                    </m:sSup>
                  </m:e>
                </m:d>
              </m:oMath>
            </m:oMathPara>
          </w:p>
          <w:p w14:paraId="6B044091" w14:textId="77777777" w:rsidR="005F6771" w:rsidRPr="006660A6" w:rsidRDefault="005F6771" w:rsidP="00A84B5F"/>
        </w:tc>
        <w:tc>
          <w:tcPr>
            <w:tcW w:w="845" w:type="dxa"/>
          </w:tcPr>
          <w:p w14:paraId="1D2DF603" w14:textId="352D7B0B" w:rsidR="005F6771" w:rsidRPr="006660A6" w:rsidRDefault="005F6771"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29</m:t>
              </m:r>
              <m:r>
                <m:rPr>
                  <m:sty m:val="p"/>
                </m:rPr>
                <w:rPr>
                  <w:rFonts w:ascii="Cambria Math" w:hAnsi="Cambria Math"/>
                </w:rPr>
                <w:fldChar w:fldCharType="end"/>
              </m:r>
              <m:r>
                <m:rPr>
                  <m:sty m:val="p"/>
                </m:rPr>
                <w:rPr>
                  <w:rFonts w:ascii="Cambria Math" w:hAnsi="Cambria Math"/>
                </w:rPr>
                <m:t>)</m:t>
              </m:r>
            </m:oMath>
          </w:p>
        </w:tc>
      </w:tr>
    </w:tbl>
    <w:p w14:paraId="3921FCEC" w14:textId="338CB017" w:rsidR="00226A7C" w:rsidRPr="006660A6" w:rsidRDefault="00FC1DCE" w:rsidP="00A84B5F">
      <w:r w:rsidRPr="006660A6">
        <w:t>w</w:t>
      </w:r>
      <w:r w:rsidR="00226A7C" w:rsidRPr="006660A6">
        <w:t xml:space="preserve">here D is strain rate (rate of deformation tensor) and </w:t>
      </w:r>
      <w:r w:rsidR="00912835" w:rsidRPr="006660A6">
        <w:t xml:space="preserve">Ω is the </w:t>
      </w:r>
      <w:r w:rsidRPr="006660A6">
        <w:t>plastic spin</w:t>
      </w:r>
      <w:r w:rsidR="00912835" w:rsidRPr="006660A6">
        <w:t xml:space="preserve"> tensor.</w:t>
      </w:r>
      <w:r w:rsidR="0058143F" w:rsidRPr="006660A6">
        <w:t xml:space="preserve"> </w:t>
      </w:r>
    </w:p>
    <w:p w14:paraId="6D223E81" w14:textId="6F689169" w:rsidR="0058143F" w:rsidRPr="006660A6" w:rsidRDefault="00511BF9" w:rsidP="00A84B5F">
      <w:r w:rsidRPr="006660A6">
        <w:t xml:space="preserve">A single slip would be represented by </w:t>
      </w:r>
    </w:p>
    <w:p w14:paraId="10017677" w14:textId="7DAC5FB8" w:rsidR="00511BF9" w:rsidRPr="006660A6" w:rsidRDefault="00511BF9" w:rsidP="00A84B5F">
      <w:pPr>
        <w:rPr>
          <w:iCs/>
        </w:rPr>
      </w:pPr>
      <m:oMathPara>
        <m:oMathParaPr>
          <m:jc m:val="left"/>
        </m:oMathParaPr>
        <m:oMath>
          <m:r>
            <w:rPr>
              <w:rFonts w:ascii="Cambria Math" w:hAnsi="Cambria Math"/>
            </w:rPr>
            <m:t>F</m:t>
          </m:r>
          <m:r>
            <m:rPr>
              <m:sty m:val="p"/>
            </m:rPr>
            <w:rPr>
              <w:rFonts w:ascii="Cambria Math" w:hAnsi="Cambria Math"/>
            </w:rPr>
            <m:t>=</m:t>
          </m:r>
          <m:d>
            <m:dPr>
              <m:begChr m:val="["/>
              <m:endChr m:val="]"/>
              <m:ctrlPr>
                <w:rPr>
                  <w:rFonts w:ascii="Cambria Math" w:hAnsi="Cambria Math"/>
                  <w:iCs/>
                </w:rPr>
              </m:ctrlPr>
            </m:dPr>
            <m:e>
              <m:m>
                <m:mPr>
                  <m:plcHide m:val="1"/>
                  <m:mcs>
                    <m:mc>
                      <m:mcPr>
                        <m:count m:val="2"/>
                        <m:mcJc m:val="center"/>
                      </m:mcPr>
                    </m:mc>
                  </m:mcs>
                  <m:ctrlPr>
                    <w:rPr>
                      <w:rFonts w:ascii="Cambria Math" w:hAnsi="Cambria Math"/>
                      <w:iCs/>
                    </w:rPr>
                  </m:ctrlPr>
                </m:mPr>
                <m:mr>
                  <m:e>
                    <m:r>
                      <m:rPr>
                        <m:sty m:val="p"/>
                      </m:rPr>
                      <w:rPr>
                        <w:rFonts w:ascii="Cambria Math" w:hAnsi="Cambria Math"/>
                      </w:rPr>
                      <m:t>1</m:t>
                    </m:r>
                  </m:e>
                  <m:e>
                    <m:r>
                      <w:rPr>
                        <w:rFonts w:ascii="Cambria Math" w:hAnsi="Cambria Math"/>
                      </w:rPr>
                      <m:t>γ</m:t>
                    </m:r>
                  </m:e>
                </m:mr>
                <m:mr>
                  <m:e>
                    <m:r>
                      <m:rPr>
                        <m:sty m:val="p"/>
                      </m:rPr>
                      <w:rPr>
                        <w:rFonts w:ascii="Cambria Math" w:hAnsi="Cambria Math"/>
                      </w:rPr>
                      <m:t>0</m:t>
                    </m:r>
                  </m:e>
                  <m:e>
                    <m:r>
                      <m:rPr>
                        <m:sty m:val="p"/>
                      </m:rPr>
                      <w:rPr>
                        <w:rFonts w:ascii="Cambria Math" w:hAnsi="Cambria Math"/>
                      </w:rPr>
                      <m:t>1</m:t>
                    </m:r>
                  </m:e>
                </m:mr>
              </m:m>
            </m:e>
          </m:d>
          <m:r>
            <m:rPr>
              <m:sty m:val="p"/>
            </m:rPr>
            <w:rPr>
              <w:rFonts w:ascii="Cambria Math" w:hAnsi="Cambria Math"/>
            </w:rPr>
            <m:t>⇒</m:t>
          </m:r>
          <m:r>
            <w:rPr>
              <w:rFonts w:ascii="Cambria Math" w:hAnsi="Cambria Math"/>
            </w:rPr>
            <m:t>τ</m:t>
          </m:r>
          <m:r>
            <m:rPr>
              <m:sty m:val="p"/>
            </m:rPr>
            <w:rPr>
              <w:rFonts w:ascii="Cambria Math" w:hAnsi="Cambria Math"/>
            </w:rPr>
            <m:t>=</m:t>
          </m:r>
          <m:d>
            <m:dPr>
              <m:begChr m:val="["/>
              <m:endChr m:val="]"/>
              <m:ctrlPr>
                <w:rPr>
                  <w:rFonts w:ascii="Cambria Math" w:hAnsi="Cambria Math"/>
                  <w:iCs/>
                </w:rPr>
              </m:ctrlPr>
            </m:dPr>
            <m:e>
              <m:m>
                <m:mPr>
                  <m:plcHide m:val="1"/>
                  <m:mcs>
                    <m:mc>
                      <m:mcPr>
                        <m:count m:val="2"/>
                        <m:mcJc m:val="center"/>
                      </m:mcPr>
                    </m:mc>
                  </m:mcs>
                  <m:ctrlPr>
                    <w:rPr>
                      <w:rFonts w:ascii="Cambria Math" w:hAnsi="Cambria Math"/>
                      <w:iCs/>
                    </w:rPr>
                  </m:ctrlPr>
                </m:mPr>
                <m:mr>
                  <m:e>
                    <m:r>
                      <m:rPr>
                        <m:sty m:val="p"/>
                      </m:rPr>
                      <w:rPr>
                        <w:rFonts w:ascii="Cambria Math" w:hAnsi="Cambria Math"/>
                      </w:rPr>
                      <m:t>0</m:t>
                    </m:r>
                  </m:e>
                  <m:e>
                    <m:acc>
                      <m:accPr>
                        <m:chr m:val="̇"/>
                        <m:ctrlPr>
                          <w:rPr>
                            <w:rFonts w:ascii="Cambria Math" w:hAnsi="Cambria Math"/>
                            <w:iCs/>
                          </w:rPr>
                        </m:ctrlPr>
                      </m:accPr>
                      <m:e>
                        <m:r>
                          <w:rPr>
                            <w:rFonts w:ascii="Cambria Math" w:hAnsi="Cambria Math"/>
                          </w:rPr>
                          <m:t>γ</m:t>
                        </m:r>
                      </m:e>
                    </m:acc>
                  </m:e>
                </m:mr>
                <m:mr>
                  <m:e>
                    <m:r>
                      <m:rPr>
                        <m:sty m:val="p"/>
                      </m:rPr>
                      <w:rPr>
                        <w:rFonts w:ascii="Cambria Math" w:hAnsi="Cambria Math"/>
                      </w:rPr>
                      <m:t>0</m:t>
                    </m:r>
                  </m:e>
                  <m:e>
                    <m:r>
                      <m:rPr>
                        <m:sty m:val="p"/>
                      </m:rPr>
                      <w:rPr>
                        <w:rFonts w:ascii="Cambria Math" w:hAnsi="Cambria Math"/>
                      </w:rPr>
                      <m:t>0</m:t>
                    </m:r>
                  </m:e>
                </m:mr>
              </m:m>
            </m:e>
          </m:d>
          <m:r>
            <m:rPr>
              <m:sty m:val="p"/>
            </m:rPr>
            <w:rPr>
              <w:rFonts w:ascii="Cambria Math" w:hAnsi="Cambria Math"/>
            </w:rPr>
            <m:t>⇒</m:t>
          </m:r>
          <m:r>
            <w:rPr>
              <w:rFonts w:ascii="Cambria Math" w:hAnsi="Cambria Math"/>
            </w:rPr>
            <m:t>D</m:t>
          </m:r>
          <m:r>
            <m:rPr>
              <m:sty m:val="p"/>
            </m:rPr>
            <w:rPr>
              <w:rFonts w:ascii="Cambria Math" w:hAnsi="Cambria Math"/>
            </w:rPr>
            <m:t>=</m:t>
          </m:r>
          <m:d>
            <m:dPr>
              <m:begChr m:val="["/>
              <m:endChr m:val="]"/>
              <m:ctrlPr>
                <w:rPr>
                  <w:rFonts w:ascii="Cambria Math" w:hAnsi="Cambria Math"/>
                  <w:iCs/>
                </w:rPr>
              </m:ctrlPr>
            </m:dPr>
            <m:e>
              <m:m>
                <m:mPr>
                  <m:plcHide m:val="1"/>
                  <m:mcs>
                    <m:mc>
                      <m:mcPr>
                        <m:count m:val="2"/>
                        <m:mcJc m:val="center"/>
                      </m:mcPr>
                    </m:mc>
                  </m:mcs>
                  <m:ctrlPr>
                    <w:rPr>
                      <w:rFonts w:ascii="Cambria Math" w:hAnsi="Cambria Math"/>
                      <w:iCs/>
                    </w:rPr>
                  </m:ctrlPr>
                </m:mPr>
                <m:mr>
                  <m:e>
                    <m:r>
                      <m:rPr>
                        <m:sty m:val="p"/>
                      </m:rPr>
                      <w:rPr>
                        <w:rFonts w:ascii="Cambria Math" w:hAnsi="Cambria Math"/>
                      </w:rPr>
                      <m:t>0</m:t>
                    </m:r>
                  </m:e>
                  <m:e>
                    <m:f>
                      <m:fPr>
                        <m:type m:val="skw"/>
                        <m:ctrlPr>
                          <w:rPr>
                            <w:rFonts w:ascii="Cambria Math" w:hAnsi="Cambria Math"/>
                            <w:iCs/>
                          </w:rPr>
                        </m:ctrlPr>
                      </m:fPr>
                      <m:num>
                        <m:acc>
                          <m:accPr>
                            <m:chr m:val="̇"/>
                            <m:ctrlPr>
                              <w:rPr>
                                <w:rFonts w:ascii="Cambria Math" w:hAnsi="Cambria Math"/>
                                <w:iCs/>
                              </w:rPr>
                            </m:ctrlPr>
                          </m:accPr>
                          <m:e>
                            <m:r>
                              <w:rPr>
                                <w:rFonts w:ascii="Cambria Math" w:hAnsi="Cambria Math"/>
                              </w:rPr>
                              <m:t>γ</m:t>
                            </m:r>
                          </m:e>
                        </m:acc>
                      </m:num>
                      <m:den>
                        <m:r>
                          <m:rPr>
                            <m:sty m:val="p"/>
                          </m:rPr>
                          <w:rPr>
                            <w:rFonts w:ascii="Cambria Math" w:hAnsi="Cambria Math"/>
                          </w:rPr>
                          <m:t>2</m:t>
                        </m:r>
                      </m:den>
                    </m:f>
                  </m:e>
                </m:mr>
                <m:mr>
                  <m:e>
                    <m:f>
                      <m:fPr>
                        <m:type m:val="lin"/>
                        <m:ctrlPr>
                          <w:rPr>
                            <w:rFonts w:ascii="Cambria Math" w:hAnsi="Cambria Math"/>
                          </w:rPr>
                        </m:ctrlPr>
                      </m:fPr>
                      <m:num>
                        <m:acc>
                          <m:accPr>
                            <m:chr m:val="̇"/>
                            <m:ctrlPr>
                              <w:rPr>
                                <w:rFonts w:ascii="Cambria Math" w:hAnsi="Cambria Math"/>
                                <w:iCs/>
                              </w:rPr>
                            </m:ctrlPr>
                          </m:accPr>
                          <m:e>
                            <m:r>
                              <w:rPr>
                                <w:rFonts w:ascii="Cambria Math" w:hAnsi="Cambria Math"/>
                              </w:rPr>
                              <m:t>γ</m:t>
                            </m:r>
                          </m:e>
                        </m:acc>
                      </m:num>
                      <m:den>
                        <m:r>
                          <m:rPr>
                            <m:sty m:val="p"/>
                          </m:rPr>
                          <w:rPr>
                            <w:rFonts w:ascii="Cambria Math" w:hAnsi="Cambria Math"/>
                          </w:rPr>
                          <m:t>2</m:t>
                        </m:r>
                      </m:den>
                    </m:f>
                  </m:e>
                  <m:e>
                    <m:r>
                      <m:rPr>
                        <m:sty m:val="p"/>
                      </m:rPr>
                      <w:rPr>
                        <w:rFonts w:ascii="Cambria Math" w:hAnsi="Cambria Math"/>
                      </w:rPr>
                      <m:t>0</m:t>
                    </m:r>
                  </m:e>
                </m:mr>
              </m:m>
            </m:e>
          </m:d>
          <m:r>
            <m:rPr>
              <m:sty m:val="p"/>
            </m:rPr>
            <w:rPr>
              <w:rFonts w:ascii="Cambria Math" w:hAnsi="Cambria Math"/>
            </w:rPr>
            <m:t xml:space="preserve">, </m:t>
          </m:r>
          <m:r>
            <w:rPr>
              <w:rFonts w:ascii="Cambria Math" w:hAnsi="Cambria Math"/>
            </w:rPr>
            <m:t>Ω</m:t>
          </m:r>
          <m:r>
            <m:rPr>
              <m:sty m:val="p"/>
            </m:rPr>
            <w:rPr>
              <w:rFonts w:ascii="Cambria Math" w:hAnsi="Cambria Math"/>
            </w:rPr>
            <m:t xml:space="preserve">= </m:t>
          </m:r>
          <m:d>
            <m:dPr>
              <m:begChr m:val="["/>
              <m:endChr m:val="]"/>
              <m:ctrlPr>
                <w:rPr>
                  <w:rFonts w:ascii="Cambria Math" w:hAnsi="Cambria Math"/>
                  <w:iCs/>
                </w:rPr>
              </m:ctrlPr>
            </m:dPr>
            <m:e>
              <m:m>
                <m:mPr>
                  <m:plcHide m:val="1"/>
                  <m:mcs>
                    <m:mc>
                      <m:mcPr>
                        <m:count m:val="2"/>
                        <m:mcJc m:val="center"/>
                      </m:mcPr>
                    </m:mc>
                  </m:mcs>
                  <m:ctrlPr>
                    <w:rPr>
                      <w:rFonts w:ascii="Cambria Math" w:hAnsi="Cambria Math"/>
                      <w:iCs/>
                    </w:rPr>
                  </m:ctrlPr>
                </m:mPr>
                <m:mr>
                  <m:e>
                    <m:r>
                      <m:rPr>
                        <m:sty m:val="p"/>
                      </m:rPr>
                      <w:rPr>
                        <w:rFonts w:ascii="Cambria Math" w:hAnsi="Cambria Math"/>
                      </w:rPr>
                      <m:t>0</m:t>
                    </m:r>
                  </m:e>
                  <m:e>
                    <m:f>
                      <m:fPr>
                        <m:type m:val="skw"/>
                        <m:ctrlPr>
                          <w:rPr>
                            <w:rFonts w:ascii="Cambria Math" w:hAnsi="Cambria Math"/>
                            <w:iCs/>
                          </w:rPr>
                        </m:ctrlPr>
                      </m:fPr>
                      <m:num>
                        <m:acc>
                          <m:accPr>
                            <m:chr m:val="̇"/>
                            <m:ctrlPr>
                              <w:rPr>
                                <w:rFonts w:ascii="Cambria Math" w:hAnsi="Cambria Math"/>
                                <w:iCs/>
                              </w:rPr>
                            </m:ctrlPr>
                          </m:accPr>
                          <m:e>
                            <m:r>
                              <w:rPr>
                                <w:rFonts w:ascii="Cambria Math" w:hAnsi="Cambria Math"/>
                              </w:rPr>
                              <m:t>γ</m:t>
                            </m:r>
                          </m:e>
                        </m:acc>
                      </m:num>
                      <m:den>
                        <m:r>
                          <m:rPr>
                            <m:sty m:val="p"/>
                          </m:rPr>
                          <w:rPr>
                            <w:rFonts w:ascii="Cambria Math" w:hAnsi="Cambria Math"/>
                          </w:rPr>
                          <m:t>2</m:t>
                        </m:r>
                      </m:den>
                    </m:f>
                  </m:e>
                </m:mr>
                <m:mr>
                  <m:e>
                    <m:r>
                      <m:rPr>
                        <m:sty m:val="p"/>
                      </m:rPr>
                      <w:rPr>
                        <w:rFonts w:ascii="Cambria Math" w:hAnsi="Cambria Math"/>
                      </w:rPr>
                      <m:t>-</m:t>
                    </m:r>
                    <m:d>
                      <m:dPr>
                        <m:ctrlPr>
                          <w:rPr>
                            <w:rFonts w:ascii="Cambria Math" w:hAnsi="Cambria Math"/>
                          </w:rPr>
                        </m:ctrlPr>
                      </m:dPr>
                      <m:e>
                        <m:f>
                          <m:fPr>
                            <m:type m:val="lin"/>
                            <m:ctrlPr>
                              <w:rPr>
                                <w:rFonts w:ascii="Cambria Math" w:hAnsi="Cambria Math"/>
                                <w:iCs/>
                              </w:rPr>
                            </m:ctrlPr>
                          </m:fPr>
                          <m:num>
                            <m:acc>
                              <m:accPr>
                                <m:chr m:val="̇"/>
                                <m:ctrlPr>
                                  <w:rPr>
                                    <w:rFonts w:ascii="Cambria Math" w:hAnsi="Cambria Math"/>
                                    <w:iCs/>
                                  </w:rPr>
                                </m:ctrlPr>
                              </m:accPr>
                              <m:e>
                                <m:r>
                                  <w:rPr>
                                    <w:rFonts w:ascii="Cambria Math" w:hAnsi="Cambria Math"/>
                                  </w:rPr>
                                  <m:t>γ</m:t>
                                </m:r>
                              </m:e>
                            </m:acc>
                          </m:num>
                          <m:den>
                            <m:r>
                              <m:rPr>
                                <m:sty m:val="p"/>
                              </m:rPr>
                              <w:rPr>
                                <w:rFonts w:ascii="Cambria Math" w:hAnsi="Cambria Math"/>
                              </w:rPr>
                              <m:t>2</m:t>
                            </m:r>
                          </m:den>
                        </m:f>
                      </m:e>
                    </m:d>
                  </m:e>
                  <m:e>
                    <m:r>
                      <m:rPr>
                        <m:sty m:val="p"/>
                      </m:rPr>
                      <w:rPr>
                        <w:rFonts w:ascii="Cambria Math" w:hAnsi="Cambria Math"/>
                      </w:rPr>
                      <m:t>0</m:t>
                    </m:r>
                  </m:e>
                </m:mr>
              </m:m>
            </m:e>
          </m:d>
          <m:r>
            <m:rPr>
              <m:sty m:val="p"/>
            </m:rPr>
            <w:rPr>
              <w:rFonts w:ascii="Cambria Math" w:hAnsi="Cambria Math"/>
            </w:rPr>
            <m:t xml:space="preserve"> </m:t>
          </m:r>
        </m:oMath>
      </m:oMathPara>
    </w:p>
    <w:p w14:paraId="14C7F7A3" w14:textId="77777777" w:rsidR="00F11D10" w:rsidRPr="006660A6" w:rsidRDefault="00F11D10" w:rsidP="00A84B5F">
      <w:r w:rsidRPr="006660A6">
        <w:rPr>
          <w:noProof/>
        </w:rPr>
        <w:drawing>
          <wp:inline distT="0" distB="0" distL="0" distR="0" wp14:anchorId="1E7E2627" wp14:editId="688A6854">
            <wp:extent cx="4902452" cy="15113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02452" cy="1511378"/>
                    </a:xfrm>
                    <a:prstGeom prst="rect">
                      <a:avLst/>
                    </a:prstGeom>
                  </pic:spPr>
                </pic:pic>
              </a:graphicData>
            </a:graphic>
          </wp:inline>
        </w:drawing>
      </w:r>
    </w:p>
    <w:p w14:paraId="4475955E" w14:textId="2EA7CC68" w:rsidR="00F11D10" w:rsidRPr="006660A6" w:rsidRDefault="00F11D10" w:rsidP="00A84B5F">
      <w:pPr>
        <w:pStyle w:val="Caption"/>
        <w:rPr>
          <w:b/>
          <w:bCs/>
          <w:noProof/>
        </w:rPr>
      </w:pPr>
      <w:bookmarkStart w:id="30" w:name="_Toc153927590"/>
      <w:bookmarkStart w:id="31" w:name="_Toc153978326"/>
      <w:r w:rsidRPr="006660A6">
        <w:t xml:space="preserve">Figure </w:t>
      </w:r>
      <w:fldSimple w:instr=" SEQ Figure \* ARABIC ">
        <w:r w:rsidR="00FD2947" w:rsidRPr="006660A6">
          <w:rPr>
            <w:noProof/>
          </w:rPr>
          <w:t>6</w:t>
        </w:r>
      </w:fldSimple>
      <w:r w:rsidRPr="006660A6">
        <w:t xml:space="preserve"> Kinematics of Crystal Deformation, Stretching and Spinning adapted from </w:t>
      </w:r>
      <w:r w:rsidRPr="006660A6">
        <w:rPr>
          <w:b/>
          <w:bCs/>
          <w:noProof/>
        </w:rPr>
        <w:t xml:space="preserve">Microstructure and Properties of Engineering Materials </w:t>
      </w:r>
      <w:r w:rsidRPr="006660A6">
        <w:rPr>
          <w:noProof/>
        </w:rPr>
        <w:t>Helmut Clemens, SveaMayer, and Christina Scheu.</w:t>
      </w:r>
      <w:bookmarkEnd w:id="30"/>
      <w:bookmarkEnd w:id="31"/>
    </w:p>
    <w:p w14:paraId="1BBE1130" w14:textId="5FC8933D" w:rsidR="00195C93" w:rsidRPr="006660A6" w:rsidRDefault="001E00D3" w:rsidP="00A84B5F">
      <w:r w:rsidRPr="006660A6">
        <w:t>For n slip systems with</w:t>
      </w:r>
      <w:r w:rsidR="008A0086" w:rsidRPr="006660A6">
        <w:t xml:space="preserve"> α</w:t>
      </w:r>
      <w:r w:rsidRPr="006660A6">
        <w:t xml:space="preserve"> active points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B827BD" w:rsidRPr="006660A6" w14:paraId="136E5AB4" w14:textId="77777777" w:rsidTr="004C7D9A">
        <w:tc>
          <w:tcPr>
            <w:tcW w:w="8217" w:type="dxa"/>
          </w:tcPr>
          <w:p w14:paraId="2CF9D494" w14:textId="690031D7" w:rsidR="00B827BD" w:rsidRPr="006660A6" w:rsidRDefault="004C7D9A" w:rsidP="00A84B5F">
            <w:pPr>
              <w:rPr>
                <w:rFonts w:eastAsia="Times New Roman"/>
                <w:iCs/>
              </w:rPr>
            </w:pPr>
            <m:oMathPara>
              <m:oMath>
                <m:acc>
                  <m:accPr>
                    <m:chr m:val="̃"/>
                    <m:ctrlPr>
                      <w:rPr>
                        <w:rFonts w:ascii="Cambria Math" w:hAnsi="Cambria Math"/>
                        <w:iCs/>
                      </w:rPr>
                    </m:ctrlPr>
                  </m:accPr>
                  <m:e>
                    <m:r>
                      <w:rPr>
                        <w:rFonts w:ascii="Cambria Math" w:hAnsi="Cambria Math"/>
                      </w:rPr>
                      <m:t>L</m:t>
                    </m:r>
                  </m:e>
                </m:acc>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iCs/>
                      </w:rPr>
                    </m:ctrlPr>
                  </m:sSubPr>
                  <m:e>
                    <m:r>
                      <w:rPr>
                        <w:rFonts w:ascii="Cambria Math" w:hAnsi="Cambria Math"/>
                      </w:rPr>
                      <m:t>Ω</m:t>
                    </m:r>
                  </m:e>
                  <m:sub>
                    <m:r>
                      <w:rPr>
                        <w:rFonts w:ascii="Cambria Math" w:hAnsi="Cambria Math"/>
                      </w:rPr>
                      <m:t>plastic</m:t>
                    </m:r>
                  </m:sub>
                </m:sSub>
                <m:r>
                  <m:rPr>
                    <m:sty m:val="p"/>
                  </m:rPr>
                  <w:rPr>
                    <w:rFonts w:ascii="Cambria Math" w:hAnsi="Cambria Math"/>
                  </w:rPr>
                  <m:t>=</m:t>
                </m:r>
                <m:nary>
                  <m:naryPr>
                    <m:chr m:val="∑"/>
                    <m:limLoc m:val="undOvr"/>
                    <m:grow m:val="1"/>
                    <m:ctrlPr>
                      <w:rPr>
                        <w:rFonts w:ascii="Cambria Math" w:hAnsi="Cambria Math"/>
                        <w:iCs/>
                      </w:rPr>
                    </m:ctrlPr>
                  </m:naryPr>
                  <m:sub>
                    <m:r>
                      <w:rPr>
                        <w:rFonts w:ascii="Cambria Math" w:hAnsi="Cambria Math"/>
                      </w:rPr>
                      <m:t>α</m:t>
                    </m:r>
                    <m:r>
                      <m:rPr>
                        <m:sty m:val="p"/>
                      </m:rPr>
                      <w:rPr>
                        <w:rFonts w:ascii="Cambria Math" w:hAnsi="Cambria Math"/>
                      </w:rPr>
                      <m:t>=1</m:t>
                    </m:r>
                  </m:sub>
                  <m:sup>
                    <m:r>
                      <w:rPr>
                        <w:rFonts w:ascii="Cambria Math" w:hAnsi="Cambria Math"/>
                      </w:rPr>
                      <m:t>n</m:t>
                    </m:r>
                  </m:sup>
                  <m:e>
                    <m:sSub>
                      <m:sSubPr>
                        <m:ctrlPr>
                          <w:rPr>
                            <w:rFonts w:ascii="Cambria Math" w:hAnsi="Cambria Math"/>
                            <w:iCs/>
                          </w:rPr>
                        </m:ctrlPr>
                      </m:sSubPr>
                      <m:e>
                        <m:acc>
                          <m:accPr>
                            <m:chr m:val="̇"/>
                            <m:ctrlPr>
                              <w:rPr>
                                <w:rFonts w:ascii="Cambria Math" w:hAnsi="Cambria Math"/>
                                <w:iCs/>
                              </w:rPr>
                            </m:ctrlPr>
                          </m:accPr>
                          <m:e>
                            <m:r>
                              <w:rPr>
                                <w:rFonts w:ascii="Cambria Math" w:hAnsi="Cambria Math"/>
                              </w:rPr>
                              <m:t>γ</m:t>
                            </m:r>
                          </m:e>
                        </m:acc>
                      </m:e>
                      <m:sub>
                        <m:r>
                          <w:rPr>
                            <w:rFonts w:ascii="Cambria Math" w:hAnsi="Cambria Math"/>
                          </w:rPr>
                          <m:t>a</m:t>
                        </m:r>
                      </m:sub>
                    </m:sSub>
                    <m:sSub>
                      <m:sSubPr>
                        <m:ctrlPr>
                          <w:rPr>
                            <w:rFonts w:ascii="Cambria Math" w:hAnsi="Cambria Math"/>
                            <w:iCs/>
                          </w:rPr>
                        </m:ctrlPr>
                      </m:sSubPr>
                      <m:e>
                        <m:r>
                          <w:rPr>
                            <w:rFonts w:ascii="Cambria Math" w:hAnsi="Cambria Math"/>
                          </w:rPr>
                          <m:t>s</m:t>
                        </m:r>
                      </m:e>
                      <m:sub>
                        <m:r>
                          <w:rPr>
                            <w:rFonts w:ascii="Cambria Math" w:hAnsi="Cambria Math"/>
                          </w:rPr>
                          <m:t>α</m:t>
                        </m:r>
                      </m:sub>
                    </m:sSub>
                    <m:sSub>
                      <m:sSubPr>
                        <m:ctrlPr>
                          <w:rPr>
                            <w:rFonts w:ascii="Cambria Math" w:hAnsi="Cambria Math"/>
                            <w:iCs/>
                          </w:rPr>
                        </m:ctrlPr>
                      </m:sSubPr>
                      <m:e>
                        <m:r>
                          <w:rPr>
                            <w:rFonts w:ascii="Cambria Math" w:hAnsi="Cambria Math"/>
                          </w:rPr>
                          <m:t>m</m:t>
                        </m:r>
                      </m:e>
                      <m:sub>
                        <m:r>
                          <w:rPr>
                            <w:rFonts w:ascii="Cambria Math" w:hAnsi="Cambria Math"/>
                          </w:rPr>
                          <m:t>α</m:t>
                        </m:r>
                      </m:sub>
                    </m:sSub>
                  </m:e>
                </m:nary>
              </m:oMath>
            </m:oMathPara>
          </w:p>
        </w:tc>
        <w:tc>
          <w:tcPr>
            <w:tcW w:w="845" w:type="dxa"/>
          </w:tcPr>
          <w:p w14:paraId="075CEFF6" w14:textId="0AA27D1E" w:rsidR="00B827BD" w:rsidRPr="006660A6" w:rsidRDefault="00B827BD"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30</m:t>
              </m:r>
              <m:r>
                <m:rPr>
                  <m:sty m:val="p"/>
                </m:rPr>
                <w:rPr>
                  <w:rFonts w:ascii="Cambria Math" w:hAnsi="Cambria Math"/>
                </w:rPr>
                <w:fldChar w:fldCharType="end"/>
              </m:r>
              <m:r>
                <m:rPr>
                  <m:sty m:val="p"/>
                </m:rPr>
                <w:rPr>
                  <w:rFonts w:ascii="Cambria Math" w:hAnsi="Cambria Math"/>
                </w:rPr>
                <m:t>)</m:t>
              </m:r>
            </m:oMath>
          </w:p>
        </w:tc>
      </w:tr>
    </w:tbl>
    <w:p w14:paraId="2813F528" w14:textId="77777777" w:rsidR="00B827BD" w:rsidRPr="006660A6" w:rsidRDefault="00B827BD" w:rsidP="00A84B5F"/>
    <w:p w14:paraId="5972B881" w14:textId="0B543821" w:rsidR="006E7F16" w:rsidRPr="006660A6" w:rsidRDefault="006E7F16" w:rsidP="00A84B5F">
      <w:r w:rsidRPr="006660A6">
        <w:t xml:space="preserve">Now, </w:t>
      </w:r>
      <w:r w:rsidR="00E934FD" w:rsidRPr="006660A6">
        <w:t>plastic deformation is combined with elastic and rigid body deformation</w:t>
      </w:r>
      <w:r w:rsidR="00E66071" w:rsidRPr="006660A6">
        <w:t xml:space="preserve"> through multiplicative decomposition of the deformation gradient 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B827BD" w:rsidRPr="006660A6" w14:paraId="211A8D02" w14:textId="77777777" w:rsidTr="004C7D9A">
        <w:tc>
          <w:tcPr>
            <w:tcW w:w="8217" w:type="dxa"/>
          </w:tcPr>
          <w:p w14:paraId="69D3CC05" w14:textId="0431AC8D" w:rsidR="00B827BD" w:rsidRPr="006660A6" w:rsidRDefault="00B827BD" w:rsidP="00A84B5F">
            <w:pPr>
              <w:rPr>
                <w:rFonts w:eastAsia="Times New Roman"/>
                <w:iCs/>
              </w:rPr>
            </w:pPr>
            <m:oMathPara>
              <m:oMath>
                <m:r>
                  <w:rPr>
                    <w:rFonts w:ascii="Cambria Math" w:hAnsi="Cambria Math"/>
                  </w:rPr>
                  <m:t>F</m:t>
                </m:r>
                <m:r>
                  <m:rPr>
                    <m:sty m:val="p"/>
                  </m:rPr>
                  <w:rPr>
                    <w:rFonts w:ascii="Cambria Math" w:hAnsi="Cambria Math"/>
                  </w:rPr>
                  <m:t>=</m:t>
                </m:r>
                <m:sSup>
                  <m:sSupPr>
                    <m:ctrlPr>
                      <w:rPr>
                        <w:rFonts w:ascii="Cambria Math" w:hAnsi="Cambria Math"/>
                        <w:iCs/>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iCs/>
                      </w:rPr>
                    </m:ctrlPr>
                  </m:sSupPr>
                  <m:e>
                    <m:r>
                      <w:rPr>
                        <w:rFonts w:ascii="Cambria Math" w:hAnsi="Cambria Math"/>
                      </w:rPr>
                      <m:t>F</m:t>
                    </m:r>
                  </m:e>
                  <m:sup>
                    <m:r>
                      <w:rPr>
                        <w:rFonts w:ascii="Cambria Math" w:hAnsi="Cambria Math"/>
                      </w:rPr>
                      <m:t>p</m:t>
                    </m:r>
                  </m:sup>
                </m:sSup>
                <m:r>
                  <m:rPr>
                    <m:sty m:val="p"/>
                  </m:rPr>
                  <w:rPr>
                    <w:rFonts w:ascii="Cambria Math" w:hAnsi="Cambria Math"/>
                  </w:rPr>
                  <m:t xml:space="preserve"> </m:t>
                </m:r>
              </m:oMath>
            </m:oMathPara>
          </w:p>
        </w:tc>
        <w:tc>
          <w:tcPr>
            <w:tcW w:w="845" w:type="dxa"/>
          </w:tcPr>
          <w:p w14:paraId="7D46D306" w14:textId="4F4D58C5" w:rsidR="00B827BD" w:rsidRPr="006660A6" w:rsidRDefault="00B827BD"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31</m:t>
              </m:r>
              <m:r>
                <m:rPr>
                  <m:sty m:val="p"/>
                </m:rPr>
                <w:rPr>
                  <w:rFonts w:ascii="Cambria Math" w:hAnsi="Cambria Math"/>
                </w:rPr>
                <w:fldChar w:fldCharType="end"/>
              </m:r>
              <m:r>
                <m:rPr>
                  <m:sty m:val="p"/>
                </m:rPr>
                <w:rPr>
                  <w:rFonts w:ascii="Cambria Math" w:hAnsi="Cambria Math"/>
                </w:rPr>
                <m:t>)</m:t>
              </m:r>
            </m:oMath>
          </w:p>
        </w:tc>
      </w:tr>
    </w:tbl>
    <w:p w14:paraId="63E4A6BA" w14:textId="77777777" w:rsidR="00B827BD" w:rsidRPr="006660A6" w:rsidRDefault="00B827BD" w:rsidP="00A84B5F"/>
    <w:p w14:paraId="380D8759" w14:textId="77C4A02C" w:rsidR="00092E7F" w:rsidRPr="006660A6" w:rsidRDefault="00D7199A" w:rsidP="00A84B5F">
      <w:r w:rsidRPr="006660A6">
        <w:t>W</w:t>
      </w:r>
      <w:r w:rsidR="00437D31" w:rsidRPr="006660A6">
        <w:t>here</w:t>
      </w:r>
      <w:r w:rsidRPr="006660A6">
        <w:t>,</w:t>
      </w:r>
      <w:r w:rsidR="00437D31" w:rsidRPr="006660A6">
        <w:t xml:space="preserve"> </w:t>
      </w:r>
      <m:oMath>
        <m:sSup>
          <m:sSupPr>
            <m:ctrlPr>
              <w:rPr>
                <w:rFonts w:ascii="Cambria Math" w:hAnsi="Cambria Math"/>
                <w:i/>
              </w:rPr>
            </m:ctrlPr>
          </m:sSupPr>
          <m:e>
            <m:r>
              <w:rPr>
                <w:rFonts w:ascii="Cambria Math" w:hAnsi="Cambria Math"/>
              </w:rPr>
              <m:t>F</m:t>
            </m:r>
          </m:e>
          <m:sup>
            <m:r>
              <w:rPr>
                <w:rFonts w:ascii="Cambria Math" w:hAnsi="Cambria Math"/>
              </w:rPr>
              <m:t>p</m:t>
            </m:r>
          </m:sup>
        </m:sSup>
      </m:oMath>
      <w:r w:rsidR="00437D31" w:rsidRPr="006660A6">
        <w:t xml:space="preserve"> is the plastic</w:t>
      </w:r>
      <w:r w:rsidR="00DC3D9D" w:rsidRPr="006660A6">
        <w:t xml:space="preserve"> part of</w:t>
      </w:r>
      <w:r w:rsidR="00437D31" w:rsidRPr="006660A6">
        <w:t xml:space="preserve"> deformation</w:t>
      </w:r>
      <w:r w:rsidR="00DC3D9D" w:rsidRPr="006660A6">
        <w:t xml:space="preserve"> gradient</w:t>
      </w:r>
      <w:r w:rsidR="00437D31" w:rsidRPr="006660A6">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oMath>
      <w:r w:rsidR="00DC3D9D" w:rsidRPr="006660A6">
        <w:t xml:space="preserve"> is the elastic part of the deformation </w:t>
      </w:r>
      <w:r w:rsidR="00754A88" w:rsidRPr="006660A6">
        <w:t>gradient</w:t>
      </w:r>
      <w:r w:rsidR="00DC3D9D" w:rsidRPr="006660A6">
        <w:t>.</w:t>
      </w:r>
    </w:p>
    <w:p w14:paraId="30B25A6D" w14:textId="0C8DACC6" w:rsidR="00754A88" w:rsidRPr="006660A6" w:rsidRDefault="0073172B" w:rsidP="00A84B5F">
      <w:r w:rsidRPr="006660A6">
        <w:t xml:space="preserve">From this we understand </w:t>
      </w:r>
      <w:r w:rsidR="00D30F5C" w:rsidRPr="006660A6">
        <w:t xml:space="preserve">that in this process, starting from </w:t>
      </w:r>
      <w:r w:rsidRPr="006660A6">
        <w:t>the reference configuration, plastic flow induces deformation through the lattice without altering the lattice itself until an intermediate configuration is attained. Subsequently, elastic deformation and rigid body motion of the lattice and its enclosed material take</w:t>
      </w:r>
      <w:r w:rsidR="00D30F5C" w:rsidRPr="006660A6">
        <w:t>s</w:t>
      </w:r>
      <w:r w:rsidRPr="006660A6">
        <w:t xml:space="preserve"> place, leading to the final or current configuration. It is important to note that, in reality, both types of deformation typically happen concurrently.</w:t>
      </w:r>
    </w:p>
    <w:p w14:paraId="4666C8BB" w14:textId="2191692C" w:rsidR="00704419" w:rsidRPr="006660A6" w:rsidRDefault="00A97F57" w:rsidP="00A84B5F">
      <w:r w:rsidRPr="006660A6">
        <w:t xml:space="preserve">The second </w:t>
      </w:r>
      <w:proofErr w:type="spellStart"/>
      <w:r w:rsidRPr="006660A6">
        <w:t>Piola</w:t>
      </w:r>
      <w:proofErr w:type="spellEnd"/>
      <w:r w:rsidRPr="006660A6">
        <w:t xml:space="preserve">- </w:t>
      </w:r>
      <w:proofErr w:type="spellStart"/>
      <w:r w:rsidRPr="006660A6">
        <w:t>Kirchoff</w:t>
      </w:r>
      <w:proofErr w:type="spellEnd"/>
      <w:r w:rsidRPr="006660A6">
        <w:t xml:space="preserve"> Stress</w:t>
      </w:r>
      <w:r w:rsidR="00704419" w:rsidRPr="006660A6">
        <w:t xml:space="preserve"> </w:t>
      </w:r>
      <w:r w:rsidR="00704419" w:rsidRPr="006660A6">
        <w:rPr>
          <w:b/>
          <w:bCs/>
        </w:rPr>
        <w:t xml:space="preserve">S </w:t>
      </w:r>
      <w:r w:rsidR="00704419" w:rsidRPr="006660A6">
        <w:t xml:space="preserve">and the </w:t>
      </w:r>
      <w:proofErr w:type="spellStart"/>
      <w:r w:rsidR="00704419" w:rsidRPr="006660A6">
        <w:t>Lagrangian</w:t>
      </w:r>
      <w:proofErr w:type="spellEnd"/>
      <w:r w:rsidR="00704419" w:rsidRPr="006660A6">
        <w:t xml:space="preserve"> Strain Tensor </w:t>
      </w:r>
      <w:r w:rsidR="00704419" w:rsidRPr="006660A6">
        <w:rPr>
          <w:b/>
          <w:bCs/>
        </w:rPr>
        <w:t>E</w:t>
      </w:r>
      <w:r w:rsidRPr="006660A6">
        <w:t xml:space="preserve"> can be defined on the</w:t>
      </w:r>
      <w:r w:rsidR="00704419" w:rsidRPr="006660A6">
        <w:t xml:space="preserve"> ref</w:t>
      </w:r>
      <w:r w:rsidR="008617AE" w:rsidRPr="006660A6">
        <w:t>e</w:t>
      </w:r>
      <w:r w:rsidR="00704419" w:rsidRPr="006660A6">
        <w:t>rence state</w:t>
      </w:r>
      <w:r w:rsidR="008617AE" w:rsidRPr="006660A6">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8617AE" w:rsidRPr="006660A6" w14:paraId="24B8B997" w14:textId="77777777" w:rsidTr="004C7D9A">
        <w:tc>
          <w:tcPr>
            <w:tcW w:w="8217" w:type="dxa"/>
          </w:tcPr>
          <w:p w14:paraId="37FD1995" w14:textId="2693FCCF" w:rsidR="008617AE" w:rsidRPr="006660A6" w:rsidRDefault="007A72CB" w:rsidP="00A84B5F">
            <w:pPr>
              <w:rPr>
                <w:rFonts w:eastAsia="Times New Roman"/>
                <w:iCs/>
              </w:rPr>
            </w:pPr>
            <m:oMathPara>
              <m:oMath>
                <m:r>
                  <w:rPr>
                    <w:rFonts w:ascii="Cambria Math" w:hAnsi="Cambria Math"/>
                  </w:rPr>
                  <w:lastRenderedPageBreak/>
                  <m:t>S</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-1</m:t>
                    </m:r>
                  </m:sup>
                </m:sSup>
                <m:r>
                  <w:rPr>
                    <w:rFonts w:ascii="Cambria Math" w:hAnsi="Cambria Math"/>
                  </w:rPr>
                  <m:t>τ</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T</m:t>
                    </m:r>
                  </m:sup>
                </m:sSup>
                <m:r>
                  <m:rPr>
                    <m:sty m:val="p"/>
                  </m:rPr>
                  <w:rPr>
                    <w:rFonts w:ascii="Cambria Math" w:hAnsi="Cambria Math"/>
                  </w:rPr>
                  <m:t xml:space="preserve"> </m:t>
                </m:r>
                <m:r>
                  <w:rPr>
                    <w:rFonts w:ascii="Cambria Math" w:hAnsi="Cambria Math"/>
                  </w:rPr>
                  <m:t>and</m:t>
                </m:r>
                <m:r>
                  <m:rPr>
                    <m:sty m:val="p"/>
                  </m:rPr>
                  <w:rPr>
                    <w:rFonts w:ascii="Cambria Math" w:hAnsi="Cambria Math"/>
                  </w:rPr>
                  <m:t xml:space="preserve"> </m:t>
                </m:r>
                <m:r>
                  <w:rPr>
                    <w:rFonts w:ascii="Cambria Math" w:hAnsi="Cambria Math"/>
                  </w:rPr>
                  <m:t>E</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T</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I</m:t>
                    </m:r>
                  </m:e>
                </m:d>
              </m:oMath>
            </m:oMathPara>
          </w:p>
        </w:tc>
        <w:tc>
          <w:tcPr>
            <w:tcW w:w="845" w:type="dxa"/>
          </w:tcPr>
          <w:p w14:paraId="03CB2E37" w14:textId="2B837585" w:rsidR="008617AE" w:rsidRPr="006660A6" w:rsidRDefault="008617A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32</m:t>
              </m:r>
              <m:r>
                <m:rPr>
                  <m:sty m:val="p"/>
                </m:rPr>
                <w:rPr>
                  <w:rFonts w:ascii="Cambria Math" w:hAnsi="Cambria Math"/>
                </w:rPr>
                <w:fldChar w:fldCharType="end"/>
              </m:r>
              <m:r>
                <m:rPr>
                  <m:sty m:val="p"/>
                </m:rPr>
                <w:rPr>
                  <w:rFonts w:ascii="Cambria Math" w:hAnsi="Cambria Math"/>
                </w:rPr>
                <m:t>)</m:t>
              </m:r>
            </m:oMath>
          </w:p>
        </w:tc>
      </w:tr>
    </w:tbl>
    <w:p w14:paraId="5DB4A5E1" w14:textId="7C4EB173" w:rsidR="008617AE" w:rsidRPr="006660A6" w:rsidRDefault="00AA3164" w:rsidP="00A84B5F">
      <w:r w:rsidRPr="006660A6">
        <w:t>Similarly, on the intermediate configuration</w:t>
      </w:r>
      <w:r w:rsidR="001015B4" w:rsidRPr="006660A6">
        <w:t>, S* and E* can be defined</w:t>
      </w:r>
      <w:r w:rsidR="00BF3F8E" w:rsidRPr="006660A6">
        <w:t xml:space="preserv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BF3F8E" w:rsidRPr="006660A6" w14:paraId="26670F91" w14:textId="77777777" w:rsidTr="004C7D9A">
        <w:tc>
          <w:tcPr>
            <w:tcW w:w="8217" w:type="dxa"/>
          </w:tcPr>
          <w:p w14:paraId="67A7B903" w14:textId="19AF5669" w:rsidR="00BF3F8E" w:rsidRPr="006660A6" w:rsidRDefault="004C7D9A" w:rsidP="00A84B5F">
            <w:pPr>
              <w:rPr>
                <w:rFonts w:eastAsia="Times New Roman"/>
                <w:iCs/>
              </w:rPr>
            </w:pPr>
            <m:oMathPara>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*-1</m:t>
                    </m:r>
                  </m:sup>
                </m:sSup>
                <m:r>
                  <w:rPr>
                    <w:rFonts w:ascii="Cambria Math" w:hAnsi="Cambria Math"/>
                  </w:rPr>
                  <m:t>τ</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T</m:t>
                    </m:r>
                  </m:sup>
                </m:sSup>
                <m:r>
                  <m:rPr>
                    <m:sty m:val="p"/>
                  </m:rPr>
                  <w:rPr>
                    <w:rFonts w:ascii="Cambria Math" w:hAnsi="Cambria Math"/>
                  </w:rPr>
                  <m:t xml:space="preserve"> </m:t>
                </m:r>
                <m:r>
                  <w:rPr>
                    <w:rFonts w:ascii="Cambria Math" w:hAnsi="Cambria Math"/>
                  </w:rPr>
                  <m:t>and</m:t>
                </m:r>
                <m:r>
                  <m:rPr>
                    <m:sty m:val="p"/>
                  </m:rPr>
                  <w:rPr>
                    <w:rFonts w:ascii="Cambria Math" w:hAnsi="Cambria Math"/>
                  </w:rPr>
                  <m:t xml:space="preserve"> </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I</m:t>
                    </m:r>
                  </m:e>
                </m:d>
              </m:oMath>
            </m:oMathPara>
          </w:p>
        </w:tc>
        <w:tc>
          <w:tcPr>
            <w:tcW w:w="845" w:type="dxa"/>
          </w:tcPr>
          <w:p w14:paraId="2871877A" w14:textId="7110E3E2" w:rsidR="00BF3F8E" w:rsidRPr="006660A6" w:rsidRDefault="00BF3F8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33</m:t>
              </m:r>
              <m:r>
                <m:rPr>
                  <m:sty m:val="p"/>
                </m:rPr>
                <w:rPr>
                  <w:rFonts w:ascii="Cambria Math" w:hAnsi="Cambria Math"/>
                </w:rPr>
                <w:fldChar w:fldCharType="end"/>
              </m:r>
              <m:r>
                <m:rPr>
                  <m:sty m:val="p"/>
                </m:rPr>
                <w:rPr>
                  <w:rFonts w:ascii="Cambria Math" w:hAnsi="Cambria Math"/>
                </w:rPr>
                <m:t>)</m:t>
              </m:r>
            </m:oMath>
          </w:p>
        </w:tc>
      </w:tr>
    </w:tbl>
    <w:p w14:paraId="30AB162C" w14:textId="3B98900D" w:rsidR="0070773D" w:rsidRPr="006660A6" w:rsidRDefault="00747235" w:rsidP="00747235">
      <w:pPr>
        <w:pStyle w:val="Heading3"/>
      </w:pPr>
      <w:bookmarkStart w:id="32" w:name="_Toc154001220"/>
      <w:r w:rsidRPr="006660A6">
        <w:t xml:space="preserve">2.4.2 </w:t>
      </w:r>
      <w:r w:rsidR="001A78F4" w:rsidRPr="006660A6">
        <w:t>Plastic Deformation</w:t>
      </w:r>
      <w:bookmarkEnd w:id="32"/>
    </w:p>
    <w:p w14:paraId="47D80E72" w14:textId="77777777" w:rsidR="00264E3D" w:rsidRPr="006660A6" w:rsidRDefault="0070773D" w:rsidP="00A84B5F">
      <w:pPr>
        <w:rPr>
          <w:rFonts w:eastAsiaTheme="minorEastAsia"/>
        </w:rPr>
      </w:pPr>
      <w:r w:rsidRPr="006660A6">
        <w:t>Plasticity is a crystal property</w:t>
      </w:r>
      <w:r w:rsidR="003640EB" w:rsidRPr="006660A6">
        <w:t>.</w:t>
      </w:r>
      <w:r w:rsidR="000C3863" w:rsidRPr="006660A6">
        <w:t xml:space="preserve"> Plasticity occurs because the slip system shear stress causes slip system shear strain in the crystal</w:t>
      </w:r>
      <w:r w:rsidR="00435836" w:rsidRPr="006660A6">
        <w:t xml:space="preserve">, </w:t>
      </w:r>
      <m:oMath>
        <m:sSub>
          <m:sSubPr>
            <m:ctrlPr>
              <w:rPr>
                <w:rFonts w:ascii="Cambria Math" w:hAnsi="Cambria Math"/>
                <w:i/>
              </w:rPr>
            </m:ctrlPr>
          </m:sSubPr>
          <m:e>
            <m:r>
              <w:rPr>
                <w:rFonts w:ascii="Cambria Math" w:hAnsi="Cambria Math"/>
              </w:rPr>
              <m:t>τ</m:t>
            </m:r>
          </m:e>
          <m:sub>
            <m:r>
              <w:rPr>
                <w:rFonts w:ascii="Cambria Math" w:hAnsi="Cambria Math"/>
              </w:rPr>
              <m:t>α</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α</m:t>
            </m:r>
          </m:sub>
        </m:sSub>
      </m:oMath>
      <w:r w:rsidR="00435836" w:rsidRPr="006660A6">
        <w:rPr>
          <w:rFonts w:eastAsiaTheme="minorEastAsia"/>
        </w:rPr>
        <w:t xml:space="preserve">. </w:t>
      </w:r>
      <w:r w:rsidR="00EA40D9" w:rsidRPr="006660A6">
        <w:rPr>
          <w:rFonts w:eastAsiaTheme="minorEastAsia"/>
        </w:rPr>
        <w:t xml:space="preserve">The movement </w:t>
      </w:r>
      <w:r w:rsidR="004B4B23" w:rsidRPr="006660A6">
        <w:rPr>
          <w:rFonts w:eastAsiaTheme="minorEastAsia"/>
        </w:rPr>
        <w:t>o</w:t>
      </w:r>
      <w:r w:rsidR="00EA40D9" w:rsidRPr="006660A6">
        <w:rPr>
          <w:rFonts w:eastAsiaTheme="minorEastAsia"/>
        </w:rPr>
        <w:t>f</w:t>
      </w:r>
      <w:r w:rsidR="004B4B23" w:rsidRPr="006660A6">
        <w:rPr>
          <w:rFonts w:eastAsiaTheme="minorEastAsia"/>
        </w:rPr>
        <w:t xml:space="preserve"> </w:t>
      </w:r>
      <w:r w:rsidR="00EA40D9" w:rsidRPr="006660A6">
        <w:rPr>
          <w:rFonts w:eastAsiaTheme="minorEastAsia"/>
        </w:rPr>
        <w:t>crystal lattice causes the slip systems to move</w:t>
      </w:r>
      <w:r w:rsidR="00B63016" w:rsidRPr="006660A6">
        <w:rPr>
          <w:rFonts w:eastAsiaTheme="minorEastAsia"/>
        </w:rPr>
        <w:t xml:space="preserve">, this </w:t>
      </w:r>
      <w:r w:rsidR="00F30E55" w:rsidRPr="006660A6">
        <w:rPr>
          <w:rFonts w:eastAsiaTheme="minorEastAsia"/>
        </w:rPr>
        <w:t xml:space="preserve">deformation is described by F*. </w:t>
      </w:r>
      <w:r w:rsidR="00BE0F0B" w:rsidRPr="006660A6">
        <w:rPr>
          <w:rFonts w:eastAsiaTheme="minorEastAsia"/>
        </w:rPr>
        <w:t xml:space="preserve">It is understood that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oMath>
      <w:r w:rsidR="00F30E55" w:rsidRPr="006660A6">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α</m:t>
            </m:r>
          </m:sub>
        </m:sSub>
      </m:oMath>
      <w:r w:rsidR="008D040A" w:rsidRPr="006660A6">
        <w:rPr>
          <w:rFonts w:eastAsiaTheme="minorEastAsia"/>
        </w:rPr>
        <w:t xml:space="preserve">leads </w:t>
      </w:r>
      <w:r w:rsidR="00F30E55" w:rsidRPr="006660A6">
        <w:rPr>
          <w:rFonts w:eastAsiaTheme="minorEastAsia"/>
        </w:rPr>
        <w:t xml:space="preserve">to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α</m:t>
            </m:r>
          </m:sub>
          <m:sup>
            <m:r>
              <w:rPr>
                <w:rFonts w:ascii="Cambria Math" w:eastAsiaTheme="minorEastAsia" w:hAnsi="Cambria Math"/>
              </w:rPr>
              <m:t>*</m:t>
            </m:r>
          </m:sup>
        </m:sSubSup>
      </m:oMath>
      <w:r w:rsidR="00F30E55" w:rsidRPr="006660A6">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α</m:t>
            </m:r>
          </m:sub>
          <m:sup>
            <m:r>
              <w:rPr>
                <w:rFonts w:ascii="Cambria Math" w:eastAsiaTheme="minorEastAsia" w:hAnsi="Cambria Math"/>
              </w:rPr>
              <m:t>*</m:t>
            </m:r>
          </m:sup>
        </m:sSubSup>
      </m:oMath>
      <w:r w:rsidR="00F30E55" w:rsidRPr="006660A6">
        <w:rPr>
          <w:rFonts w:eastAsiaTheme="minorEastAsia"/>
        </w:rPr>
        <w:t xml:space="preserve"> in the current configura</w:t>
      </w:r>
      <w:proofErr w:type="spellStart"/>
      <w:r w:rsidR="00F30E55" w:rsidRPr="006660A6">
        <w:rPr>
          <w:rFonts w:eastAsiaTheme="minorEastAsia"/>
        </w:rPr>
        <w:t>tion</w:t>
      </w:r>
      <w:proofErr w:type="spellEnd"/>
      <w:r w:rsidR="00F30E55" w:rsidRPr="006660A6">
        <w:rPr>
          <w:rFonts w:eastAsiaTheme="minorEastAsia"/>
        </w:rPr>
        <w:t xml:space="preserve">, where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α</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α</m:t>
            </m:r>
          </m:sub>
        </m:sSub>
      </m:oMath>
      <w:r w:rsidR="00F30E55" w:rsidRPr="006660A6">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α</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 xml:space="preserve">*-T </m:t>
            </m:r>
          </m:sup>
        </m:sSup>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oMath>
      <w:r w:rsidR="00FD68B9" w:rsidRPr="006660A6">
        <w:rPr>
          <w:rFonts w:eastAsiaTheme="minorEastAsia"/>
        </w:rPr>
        <w:t xml:space="preserve">. </w:t>
      </w:r>
    </w:p>
    <w:p w14:paraId="410DBB72" w14:textId="0F702776" w:rsidR="00264E3D" w:rsidRPr="006660A6" w:rsidRDefault="00F30E55" w:rsidP="00A84B5F">
      <w:r w:rsidRPr="006660A6">
        <w:t>The resolved shear stress 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264E3D" w:rsidRPr="006660A6" w14:paraId="4A40AC96" w14:textId="77777777" w:rsidTr="004C7D9A">
        <w:tc>
          <w:tcPr>
            <w:tcW w:w="8217" w:type="dxa"/>
          </w:tcPr>
          <w:p w14:paraId="7D527196" w14:textId="49492E2D" w:rsidR="00264E3D" w:rsidRPr="006660A6" w:rsidRDefault="00264E3D" w:rsidP="00A84B5F">
            <w:pPr>
              <w:rPr>
                <w:rFonts w:eastAsia="Times New Roman"/>
                <w:iCs/>
              </w:rPr>
            </w:pPr>
            <w:r w:rsidRPr="006660A6">
              <w:t xml:space="preserve"> </w:t>
            </w:r>
            <m:oMath>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α</m:t>
                  </m:r>
                </m:sub>
                <m:sup>
                  <m:r>
                    <m:rPr>
                      <m:sty m:val="p"/>
                    </m:rPr>
                    <w:rPr>
                      <w:rFonts w:ascii="Cambria Math" w:hAnsi="Cambria Math"/>
                    </w:rPr>
                    <m:t>*</m:t>
                  </m:r>
                </m:sup>
              </m:sSubSup>
              <m:r>
                <m:rPr>
                  <m:sty m:val="p"/>
                </m:rPr>
                <w:rPr>
                  <w:rFonts w:ascii="Cambria Math" w:hAnsi="Cambria Math"/>
                </w:rPr>
                <m:t>⋅</m:t>
              </m:r>
              <m:r>
                <w:rPr>
                  <w:rFonts w:ascii="Cambria Math" w:hAnsi="Cambria Math"/>
                </w:rPr>
                <m:t>τ</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α</m:t>
                  </m:r>
                </m:sub>
                <m:sup>
                  <m:r>
                    <m:rPr>
                      <m:sty m:val="p"/>
                    </m:rPr>
                    <w:rPr>
                      <w:rFonts w:ascii="Cambria Math" w:hAnsi="Cambria Math"/>
                    </w:rPr>
                    <m:t>*</m:t>
                  </m:r>
                </m:sup>
              </m:sSubSup>
            </m:oMath>
          </w:p>
        </w:tc>
        <w:tc>
          <w:tcPr>
            <w:tcW w:w="845" w:type="dxa"/>
          </w:tcPr>
          <w:p w14:paraId="5EDC7350" w14:textId="68AED1DB" w:rsidR="00264E3D" w:rsidRPr="006660A6" w:rsidRDefault="00264E3D"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34</m:t>
              </m:r>
              <m:r>
                <m:rPr>
                  <m:sty m:val="p"/>
                </m:rPr>
                <w:rPr>
                  <w:rFonts w:ascii="Cambria Math" w:hAnsi="Cambria Math"/>
                </w:rPr>
                <w:fldChar w:fldCharType="end"/>
              </m:r>
              <m:r>
                <m:rPr>
                  <m:sty m:val="p"/>
                </m:rPr>
                <w:rPr>
                  <w:rFonts w:ascii="Cambria Math" w:hAnsi="Cambria Math"/>
                </w:rPr>
                <m:t>)</m:t>
              </m:r>
            </m:oMath>
          </w:p>
        </w:tc>
      </w:tr>
    </w:tbl>
    <w:p w14:paraId="0BE76835" w14:textId="7FAAA756" w:rsidR="00264E3D" w:rsidRPr="006660A6" w:rsidRDefault="00264E3D" w:rsidP="00A84B5F"/>
    <w:p w14:paraId="69AEBCCF" w14:textId="55E5A0AF" w:rsidR="00143678" w:rsidRPr="006660A6" w:rsidRDefault="00747235" w:rsidP="00262D4D">
      <w:pPr>
        <w:pStyle w:val="Heading3"/>
      </w:pPr>
      <w:bookmarkStart w:id="33" w:name="_Toc154001221"/>
      <w:r w:rsidRPr="006660A6">
        <w:t xml:space="preserve">2.4.3 </w:t>
      </w:r>
      <w:r w:rsidR="00AE4D61" w:rsidRPr="006660A6">
        <w:t>Elasticity</w:t>
      </w:r>
      <w:bookmarkEnd w:id="33"/>
      <w:r w:rsidR="00AE4D61" w:rsidRPr="006660A6">
        <w:t xml:space="preserve"> </w:t>
      </w:r>
    </w:p>
    <w:p w14:paraId="3C0AE9DB" w14:textId="0BDAC0D5" w:rsidR="00AE4D61" w:rsidRPr="006660A6" w:rsidRDefault="001E54A9" w:rsidP="00A84B5F">
      <w:r w:rsidRPr="006660A6">
        <w:t xml:space="preserve">Stresses produced in a crystal depend </w:t>
      </w:r>
      <w:r w:rsidR="00E7362E" w:rsidRPr="006660A6">
        <w:t>solely on the elastic deformation of the crystal.</w:t>
      </w:r>
      <w:r w:rsidR="00E71520" w:rsidRPr="006660A6">
        <w:t xml:space="preserve"> In the intermediate form, </w:t>
      </w:r>
      <w:r w:rsidR="005B4070" w:rsidRPr="006660A6">
        <w:t xml:space="preserve">this can be represented by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5B4070" w:rsidRPr="006660A6" w14:paraId="7A8F62EA" w14:textId="77777777" w:rsidTr="004C7D9A">
        <w:tc>
          <w:tcPr>
            <w:tcW w:w="8217" w:type="dxa"/>
          </w:tcPr>
          <w:p w14:paraId="7AF8A1C3" w14:textId="6429338A" w:rsidR="005B4070" w:rsidRPr="006660A6" w:rsidRDefault="004C7D9A" w:rsidP="00A84B5F">
            <m:oMath>
              <m:sSup>
                <m:sSupPr>
                  <m:ctrlPr>
                    <w:rPr>
                      <w:rFonts w:ascii="Cambria Math" w:hAnsi="Cambria Math"/>
                    </w:rPr>
                  </m:ctrlPr>
                </m:sSupPr>
                <m:e>
                  <m:acc>
                    <m:accPr>
                      <m:chr m:val="̇"/>
                      <m:ctrlPr>
                        <w:rPr>
                          <w:rFonts w:ascii="Cambria Math" w:hAnsi="Cambria Math"/>
                        </w:rPr>
                      </m:ctrlPr>
                    </m:accPr>
                    <m:e>
                      <m:r>
                        <w:rPr>
                          <w:rFonts w:ascii="Cambria Math" w:hAnsi="Cambria Math"/>
                        </w:rPr>
                        <m:t>S</m:t>
                      </m:r>
                    </m:e>
                  </m:acc>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m:rPr>
                      <m:sty m:val="p"/>
                    </m:rPr>
                    <w:rPr>
                      <w:rFonts w:ascii="Cambria Math" w:hAnsi="Cambria Math"/>
                    </w:rPr>
                    <m:t>*</m:t>
                  </m:r>
                </m:sup>
              </m:sSup>
            </m:oMath>
            <w:r w:rsidR="00685CDD" w:rsidRPr="006660A6">
              <w:t xml:space="preserve"> </w:t>
            </w:r>
          </w:p>
        </w:tc>
        <w:tc>
          <w:tcPr>
            <w:tcW w:w="845" w:type="dxa"/>
          </w:tcPr>
          <w:p w14:paraId="2F62C0E8" w14:textId="3F017058" w:rsidR="005B4070" w:rsidRPr="006660A6" w:rsidRDefault="005B4070"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35</m:t>
              </m:r>
              <m:r>
                <m:rPr>
                  <m:sty m:val="p"/>
                </m:rPr>
                <w:rPr>
                  <w:rFonts w:ascii="Cambria Math" w:hAnsi="Cambria Math"/>
                </w:rPr>
                <w:fldChar w:fldCharType="end"/>
              </m:r>
              <m:r>
                <m:rPr>
                  <m:sty m:val="p"/>
                </m:rPr>
                <w:rPr>
                  <w:rFonts w:ascii="Cambria Math" w:hAnsi="Cambria Math"/>
                </w:rPr>
                <m:t>)</m:t>
              </m:r>
            </m:oMath>
          </w:p>
        </w:tc>
      </w:tr>
    </w:tbl>
    <w:p w14:paraId="69D294A8" w14:textId="1BAB2BAC" w:rsidR="005B4070" w:rsidRPr="006660A6" w:rsidRDefault="00685CDD" w:rsidP="00A84B5F">
      <w:r w:rsidRPr="006660A6">
        <w:t>W</w:t>
      </w:r>
      <w:r w:rsidR="009B7D4C" w:rsidRPr="006660A6">
        <w:t>here</w:t>
      </w:r>
      <w:r w:rsidRPr="006660A6">
        <w:t xml:space="preserve"> K is the elastic moduli tensor.</w:t>
      </w:r>
    </w:p>
    <w:p w14:paraId="5D508F80" w14:textId="26AC7DBA" w:rsidR="00685CDD" w:rsidRPr="006660A6" w:rsidRDefault="00747235" w:rsidP="00262D4D">
      <w:pPr>
        <w:pStyle w:val="Heading3"/>
      </w:pPr>
      <w:bookmarkStart w:id="34" w:name="_Toc154001222"/>
      <w:r w:rsidRPr="006660A6">
        <w:t>2.4.</w:t>
      </w:r>
      <w:r w:rsidR="00AC0DE3" w:rsidRPr="006660A6">
        <w:t xml:space="preserve">4 </w:t>
      </w:r>
      <w:r w:rsidR="00685CDD" w:rsidRPr="006660A6">
        <w:t>Overall Constitutive Law</w:t>
      </w:r>
      <w:bookmarkEnd w:id="34"/>
    </w:p>
    <w:p w14:paraId="229EE102" w14:textId="384EEE7B" w:rsidR="00685CDD" w:rsidRPr="006660A6" w:rsidRDefault="004911DE" w:rsidP="00A84B5F">
      <w:r w:rsidRPr="006660A6">
        <w:t xml:space="preserve">The Overall </w:t>
      </w:r>
      <w:r w:rsidR="00EB6D64" w:rsidRPr="006660A6">
        <w:t>Constitutive Law can be formed on either the reference configuration or the deformed configuration</w:t>
      </w:r>
      <w:r w:rsidR="003D1908" w:rsidRPr="006660A6">
        <w:t xml:space="preserve">. Using the reference configuration, the quantities </w:t>
      </w:r>
      <w:r w:rsidR="00ED316C" w:rsidRPr="006660A6">
        <w:t>and their time der</w:t>
      </w:r>
      <w:r w:rsidR="00363E06" w:rsidRPr="006660A6">
        <w:t xml:space="preserve">ivatives </w:t>
      </w:r>
      <w:r w:rsidR="003D1908" w:rsidRPr="006660A6">
        <w:t>on the axes of rotation can be ignored.</w:t>
      </w:r>
      <w:r w:rsidRPr="006660A6">
        <w:t xml:space="preserve"> </w:t>
      </w:r>
    </w:p>
    <w:p w14:paraId="2436B662" w14:textId="186829BE" w:rsidR="00363E06" w:rsidRPr="006660A6" w:rsidRDefault="001E386E" w:rsidP="00A84B5F">
      <w:r w:rsidRPr="006660A6">
        <w:t xml:space="preserve">After differentiating and combining the equation 32 and equation 33, </w:t>
      </w:r>
      <w:r w:rsidR="006403BE" w:rsidRPr="006660A6">
        <w:t>the following equation is obtained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9E1AC2" w:rsidRPr="006660A6" w14:paraId="05B05623" w14:textId="77777777" w:rsidTr="004C7D9A">
        <w:tc>
          <w:tcPr>
            <w:tcW w:w="8217" w:type="dxa"/>
          </w:tcPr>
          <w:p w14:paraId="3B016D15" w14:textId="724F8AC3" w:rsidR="009E1AC2" w:rsidRPr="006660A6" w:rsidRDefault="004C7D9A" w:rsidP="00A84B5F">
            <w:pPr>
              <w:rPr>
                <w:iCs/>
              </w:rPr>
            </w:pPr>
            <m:oMathPara>
              <m:oMath>
                <m:sSup>
                  <m:sSupPr>
                    <m:ctrlPr>
                      <w:rPr>
                        <w:rFonts w:ascii="Cambria Math" w:hAnsi="Cambria Math"/>
                        <w:iCs/>
                      </w:rPr>
                    </m:ctrlPr>
                  </m:sSupPr>
                  <m:e>
                    <m:acc>
                      <m:accPr>
                        <m:chr m:val="̇"/>
                        <m:ctrlPr>
                          <w:rPr>
                            <w:rFonts w:ascii="Cambria Math" w:hAnsi="Cambria Math"/>
                            <w:iCs/>
                          </w:rPr>
                        </m:ctrlPr>
                      </m:accPr>
                      <m:e>
                        <m:r>
                          <w:rPr>
                            <w:rFonts w:ascii="Cambria Math" w:hAnsi="Cambria Math"/>
                          </w:rPr>
                          <m:t>E</m:t>
                        </m:r>
                      </m:e>
                    </m:acc>
                  </m:e>
                  <m:sup>
                    <m:r>
                      <m:rPr>
                        <m:sty m:val="p"/>
                      </m:rPr>
                      <w:rPr>
                        <w:rFonts w:ascii="Cambria Math" w:hAnsi="Cambria Math"/>
                      </w:rPr>
                      <m:t>*</m:t>
                    </m:r>
                  </m:sup>
                </m:sSup>
                <m:r>
                  <m:rPr>
                    <m:sty m:val="p"/>
                  </m:rPr>
                  <w:rPr>
                    <w:rFonts w:ascii="Cambria Math" w:hAnsi="Cambria Math"/>
                  </w:rPr>
                  <m:t>=</m:t>
                </m:r>
                <m:sSup>
                  <m:sSupPr>
                    <m:ctrlPr>
                      <w:rPr>
                        <w:rFonts w:ascii="Cambria Math" w:hAnsi="Cambria Math"/>
                        <w:iCs/>
                      </w:rPr>
                    </m:ctrlPr>
                  </m:sSupPr>
                  <m:e>
                    <m:r>
                      <w:rPr>
                        <w:rFonts w:ascii="Cambria Math" w:hAnsi="Cambria Math"/>
                      </w:rPr>
                      <m:t>F</m:t>
                    </m:r>
                  </m:e>
                  <m:sup>
                    <m:r>
                      <w:rPr>
                        <w:rFonts w:ascii="Cambria Math" w:hAnsi="Cambria Math"/>
                      </w:rPr>
                      <m:t>p</m:t>
                    </m:r>
                    <m:r>
                      <m:rPr>
                        <m:sty m:val="p"/>
                      </m:rPr>
                      <w:rPr>
                        <w:rFonts w:ascii="Cambria Math" w:hAnsi="Cambria Math"/>
                      </w:rPr>
                      <m:t>-</m:t>
                    </m:r>
                    <m:r>
                      <w:rPr>
                        <w:rFonts w:ascii="Cambria Math" w:hAnsi="Cambria Math"/>
                      </w:rPr>
                      <m:t>T</m:t>
                    </m:r>
                  </m:sup>
                </m:sSup>
                <m:r>
                  <m:rPr>
                    <m:sty m:val="p"/>
                  </m:rPr>
                  <w:rPr>
                    <w:rFonts w:ascii="Cambria Math" w:hAnsi="Cambria Math"/>
                  </w:rPr>
                  <m:t>⋅</m:t>
                </m:r>
                <m:acc>
                  <m:accPr>
                    <m:chr m:val="̇"/>
                    <m:ctrlPr>
                      <w:rPr>
                        <w:rFonts w:ascii="Cambria Math" w:hAnsi="Cambria Math"/>
                        <w:iCs/>
                      </w:rPr>
                    </m:ctrlPr>
                  </m:accPr>
                  <m:e>
                    <m:r>
                      <w:rPr>
                        <w:rFonts w:ascii="Cambria Math" w:hAnsi="Cambria Math"/>
                      </w:rPr>
                      <m:t>E</m:t>
                    </m:r>
                  </m:e>
                </m:acc>
                <m:r>
                  <m:rPr>
                    <m:sty m:val="p"/>
                  </m:rPr>
                  <w:rPr>
                    <w:rFonts w:ascii="Cambria Math" w:hAnsi="Cambria Math"/>
                  </w:rPr>
                  <m:t>⋅</m:t>
                </m:r>
                <m:sSup>
                  <m:sSupPr>
                    <m:ctrlPr>
                      <w:rPr>
                        <w:rFonts w:ascii="Cambria Math" w:hAnsi="Cambria Math"/>
                        <w:iCs/>
                      </w:rPr>
                    </m:ctrlPr>
                  </m:sSupPr>
                  <m:e>
                    <m:r>
                      <w:rPr>
                        <w:rFonts w:ascii="Cambria Math" w:hAnsi="Cambria Math"/>
                      </w:rPr>
                      <m:t>F</m:t>
                    </m:r>
                  </m:e>
                  <m:sup>
                    <m:r>
                      <w:rPr>
                        <w:rFonts w:ascii="Cambria Math" w:hAnsi="Cambria Math"/>
                      </w:rPr>
                      <m:t>p</m:t>
                    </m:r>
                    <m:r>
                      <m:rPr>
                        <m:sty m:val="p"/>
                      </m:rPr>
                      <w:rPr>
                        <w:rFonts w:ascii="Cambria Math" w:hAnsi="Cambria Math"/>
                      </w:rPr>
                      <m:t>-1</m:t>
                    </m:r>
                  </m:sup>
                </m:sSup>
                <m:r>
                  <m:rPr>
                    <m:sty m:val="p"/>
                  </m:rPr>
                  <w:rPr>
                    <w:rFonts w:ascii="Cambria Math" w:hAnsi="Cambria Math"/>
                  </w:rPr>
                  <m:t>-</m:t>
                </m:r>
                <m:nary>
                  <m:naryPr>
                    <m:chr m:val="∑"/>
                    <m:limLoc m:val="undOvr"/>
                    <m:grow m:val="1"/>
                    <m:ctrlPr>
                      <w:rPr>
                        <w:rFonts w:ascii="Cambria Math" w:hAnsi="Cambria Math"/>
                        <w:iCs/>
                      </w:rPr>
                    </m:ctrlPr>
                  </m:naryPr>
                  <m:sub>
                    <m:r>
                      <w:rPr>
                        <w:rFonts w:ascii="Cambria Math" w:hAnsi="Cambria Math"/>
                      </w:rPr>
                      <m:t>α</m:t>
                    </m:r>
                    <m:r>
                      <m:rPr>
                        <m:sty m:val="p"/>
                      </m:rPr>
                      <w:rPr>
                        <w:rFonts w:ascii="Cambria Math" w:hAnsi="Cambria Math"/>
                      </w:rPr>
                      <m:t>=1</m:t>
                    </m:r>
                  </m:sub>
                  <m:sup>
                    <m:r>
                      <w:rPr>
                        <w:rFonts w:ascii="Cambria Math" w:hAnsi="Cambria Math"/>
                      </w:rPr>
                      <m:t>n</m:t>
                    </m:r>
                  </m:sup>
                  <m:e>
                    <m:sSub>
                      <m:sSubPr>
                        <m:ctrlPr>
                          <w:rPr>
                            <w:rFonts w:ascii="Cambria Math" w:hAnsi="Cambria Math"/>
                            <w:iCs/>
                          </w:rPr>
                        </m:ctrlPr>
                      </m:sSubPr>
                      <m:e>
                        <m:acc>
                          <m:accPr>
                            <m:chr m:val="̇"/>
                            <m:ctrlPr>
                              <w:rPr>
                                <w:rFonts w:ascii="Cambria Math" w:hAnsi="Cambria Math"/>
                                <w:iCs/>
                              </w:rPr>
                            </m:ctrlPr>
                          </m:accPr>
                          <m:e>
                            <m:r>
                              <w:rPr>
                                <w:rFonts w:ascii="Cambria Math" w:hAnsi="Cambria Math"/>
                              </w:rPr>
                              <m:t>γ</m:t>
                            </m:r>
                          </m:e>
                        </m:acc>
                      </m:e>
                      <m:sub>
                        <m:r>
                          <w:rPr>
                            <w:rFonts w:ascii="Cambria Math" w:hAnsi="Cambria Math"/>
                          </w:rPr>
                          <m:t>α</m:t>
                        </m:r>
                      </m:sub>
                    </m:sSub>
                    <m:sSub>
                      <m:sSubPr>
                        <m:ctrlPr>
                          <w:rPr>
                            <w:rFonts w:ascii="Cambria Math" w:hAnsi="Cambria Math"/>
                            <w:iCs/>
                          </w:rPr>
                        </m:ctrlPr>
                      </m:sSubPr>
                      <m:e>
                        <m:r>
                          <w:rPr>
                            <w:rFonts w:ascii="Cambria Math" w:hAnsi="Cambria Math"/>
                          </w:rPr>
                          <m:t>A</m:t>
                        </m:r>
                      </m:e>
                      <m:sub>
                        <m:r>
                          <w:rPr>
                            <w:rFonts w:ascii="Cambria Math" w:hAnsi="Cambria Math"/>
                          </w:rPr>
                          <m:t>α</m:t>
                        </m:r>
                      </m:sub>
                    </m:sSub>
                  </m:e>
                </m:nary>
              </m:oMath>
            </m:oMathPara>
          </w:p>
        </w:tc>
        <w:tc>
          <w:tcPr>
            <w:tcW w:w="845" w:type="dxa"/>
          </w:tcPr>
          <w:p w14:paraId="40C2A13C" w14:textId="7ED10D49" w:rsidR="009E1AC2" w:rsidRPr="006660A6" w:rsidRDefault="009E1AC2"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36</m:t>
              </m:r>
              <m:r>
                <m:rPr>
                  <m:sty m:val="p"/>
                </m:rPr>
                <w:rPr>
                  <w:rFonts w:ascii="Cambria Math" w:hAnsi="Cambria Math"/>
                </w:rPr>
                <w:fldChar w:fldCharType="end"/>
              </m:r>
              <m:r>
                <m:rPr>
                  <m:sty m:val="p"/>
                </m:rPr>
                <w:rPr>
                  <w:rFonts w:ascii="Cambria Math" w:hAnsi="Cambria Math"/>
                </w:rPr>
                <m:t>)</m:t>
              </m:r>
            </m:oMath>
          </w:p>
        </w:tc>
      </w:tr>
    </w:tbl>
    <w:p w14:paraId="46B2234F" w14:textId="77777777" w:rsidR="009E1AC2" w:rsidRPr="006660A6" w:rsidRDefault="009E1AC2" w:rsidP="00A84B5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6B676B" w:rsidRPr="006660A6" w14:paraId="6DF971C5" w14:textId="77777777" w:rsidTr="004C7D9A">
        <w:tc>
          <w:tcPr>
            <w:tcW w:w="8217" w:type="dxa"/>
          </w:tcPr>
          <w:p w14:paraId="0F889BC5" w14:textId="3C4E6CAA" w:rsidR="006B676B" w:rsidRPr="006660A6" w:rsidRDefault="004C7D9A" w:rsidP="00A84B5F">
            <w:pPr>
              <w:rPr>
                <w:rFonts w:eastAsia="Times New Roman"/>
                <w:iCs/>
              </w:rPr>
            </w:pPr>
            <m:oMathPara>
              <m:oMath>
                <m:sSub>
                  <m:sSubPr>
                    <m:ctrlPr>
                      <w:rPr>
                        <w:rFonts w:ascii="Cambria Math" w:hAnsi="Cambria Math"/>
                        <w:iCs/>
                      </w:rPr>
                    </m:ctrlPr>
                  </m:sSubPr>
                  <m:e>
                    <m:r>
                      <w:rPr>
                        <w:rFonts w:ascii="Cambria Math" w:hAnsi="Cambria Math"/>
                      </w:rPr>
                      <m:t>A</m:t>
                    </m:r>
                  </m:e>
                  <m:sub>
                    <m:r>
                      <w:rPr>
                        <w:rFonts w:ascii="Cambria Math" w:hAnsi="Cambria Math"/>
                      </w:rPr>
                      <m:t>α</m:t>
                    </m:r>
                  </m:sub>
                </m:sSub>
                <m:r>
                  <m:rPr>
                    <m:sty m:val="p"/>
                  </m:rPr>
                  <w:rPr>
                    <w:rFonts w:ascii="Cambria Math" w:hAnsi="Cambria Math"/>
                  </w:rPr>
                  <m:t>=</m:t>
                </m:r>
                <m:r>
                  <w:rPr>
                    <w:rFonts w:ascii="Cambria Math" w:hAnsi="Cambria Math"/>
                  </w:rPr>
                  <m:t>sym</m:t>
                </m:r>
                <m:d>
                  <m:dPr>
                    <m:begChr m:val="{"/>
                    <m:endChr m:val="}"/>
                    <m:ctrlPr>
                      <w:rPr>
                        <w:rFonts w:ascii="Cambria Math" w:hAnsi="Cambria Math"/>
                        <w:iCs/>
                      </w:rPr>
                    </m:ctrlPr>
                  </m:dPr>
                  <m:e>
                    <m:sSup>
                      <m:sSupPr>
                        <m:ctrlPr>
                          <w:rPr>
                            <w:rFonts w:ascii="Cambria Math" w:hAnsi="Cambria Math"/>
                            <w:iCs/>
                          </w:rPr>
                        </m:ctrlPr>
                      </m:sSupPr>
                      <m:e>
                        <m:r>
                          <w:rPr>
                            <w:rFonts w:ascii="Cambria Math" w:hAnsi="Cambria Math"/>
                          </w:rPr>
                          <m:t>F</m:t>
                        </m:r>
                      </m:e>
                      <m:sup>
                        <m:r>
                          <m:rPr>
                            <m:sty m:val="p"/>
                          </m:rPr>
                          <w:rPr>
                            <w:rFonts w:ascii="Cambria Math" w:hAnsi="Cambria Math"/>
                          </w:rPr>
                          <m:t>*</m:t>
                        </m:r>
                        <m:r>
                          <w:rPr>
                            <w:rFonts w:ascii="Cambria Math" w:hAnsi="Cambria Math"/>
                          </w:rPr>
                          <m:t>T</m:t>
                        </m:r>
                      </m:sup>
                    </m:sSup>
                    <m:r>
                      <m:rPr>
                        <m:sty m:val="p"/>
                      </m:rPr>
                      <w:rPr>
                        <w:rFonts w:ascii="Cambria Math" w:hAnsi="Cambria Math"/>
                      </w:rPr>
                      <m:t>⋅</m:t>
                    </m:r>
                    <m:sSup>
                      <m:sSupPr>
                        <m:ctrlPr>
                          <w:rPr>
                            <w:rFonts w:ascii="Cambria Math" w:hAnsi="Cambria Math"/>
                            <w:iCs/>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b>
                      <m:sSubPr>
                        <m:ctrlPr>
                          <w:rPr>
                            <w:rFonts w:ascii="Cambria Math" w:hAnsi="Cambria Math"/>
                            <w:iCs/>
                          </w:rPr>
                        </m:ctrlPr>
                      </m:sSubPr>
                      <m:e>
                        <m:r>
                          <w:rPr>
                            <w:rFonts w:ascii="Cambria Math" w:hAnsi="Cambria Math"/>
                          </w:rPr>
                          <m:t>s</m:t>
                        </m:r>
                      </m:e>
                      <m:sub>
                        <m:r>
                          <w:rPr>
                            <w:rFonts w:ascii="Cambria Math" w:hAnsi="Cambria Math"/>
                          </w:rPr>
                          <m:t>α</m:t>
                        </m:r>
                      </m:sub>
                    </m:sSub>
                    <m:sSub>
                      <m:sSubPr>
                        <m:ctrlPr>
                          <w:rPr>
                            <w:rFonts w:ascii="Cambria Math" w:hAnsi="Cambria Math"/>
                            <w:iCs/>
                          </w:rPr>
                        </m:ctrlPr>
                      </m:sSubPr>
                      <m:e>
                        <m:r>
                          <w:rPr>
                            <w:rFonts w:ascii="Cambria Math" w:hAnsi="Cambria Math"/>
                          </w:rPr>
                          <m:t>m</m:t>
                        </m:r>
                      </m:e>
                      <m:sub>
                        <m:r>
                          <w:rPr>
                            <w:rFonts w:ascii="Cambria Math" w:hAnsi="Cambria Math"/>
                          </w:rPr>
                          <m:t>α</m:t>
                        </m:r>
                      </m:sub>
                    </m:sSub>
                  </m:e>
                </m:d>
              </m:oMath>
            </m:oMathPara>
          </w:p>
        </w:tc>
        <w:tc>
          <w:tcPr>
            <w:tcW w:w="845" w:type="dxa"/>
          </w:tcPr>
          <w:p w14:paraId="06CC7D8E" w14:textId="41D6B829" w:rsidR="006B676B" w:rsidRPr="006660A6" w:rsidRDefault="006B676B"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37</m:t>
              </m:r>
              <m:r>
                <m:rPr>
                  <m:sty m:val="p"/>
                </m:rPr>
                <w:rPr>
                  <w:rFonts w:ascii="Cambria Math" w:hAnsi="Cambria Math"/>
                </w:rPr>
                <w:fldChar w:fldCharType="end"/>
              </m:r>
              <m:r>
                <m:rPr>
                  <m:sty m:val="p"/>
                </m:rPr>
                <w:rPr>
                  <w:rFonts w:ascii="Cambria Math" w:hAnsi="Cambria Math"/>
                </w:rPr>
                <m:t>)</m:t>
              </m:r>
            </m:oMath>
          </w:p>
        </w:tc>
      </w:tr>
    </w:tbl>
    <w:p w14:paraId="3DDADF77" w14:textId="61C088B9" w:rsidR="006403BE" w:rsidRPr="006660A6" w:rsidRDefault="00940D6C" w:rsidP="00A84B5F">
      <w:r w:rsidRPr="006660A6">
        <w:t>Combining the stresses</w:t>
      </w:r>
      <w:r w:rsidR="00DB5FFF" w:rsidRPr="006660A6">
        <w:t xml:space="preserve"> and differentiating</w:t>
      </w:r>
      <w:r w:rsidRPr="006660A6">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DB5FFF" w:rsidRPr="006660A6" w14:paraId="3746C99C" w14:textId="77777777" w:rsidTr="004C7D9A">
        <w:tc>
          <w:tcPr>
            <w:tcW w:w="8217" w:type="dxa"/>
          </w:tcPr>
          <w:p w14:paraId="7BF81457" w14:textId="55B8FF83" w:rsidR="00DB5FFF" w:rsidRPr="006660A6" w:rsidRDefault="004C7D9A" w:rsidP="00A84B5F">
            <w:pPr>
              <w:rPr>
                <w:iCs/>
              </w:rPr>
            </w:pPr>
            <m:oMathPara>
              <m:oMath>
                <m:sSup>
                  <m:sSupPr>
                    <m:ctrlPr>
                      <w:rPr>
                        <w:rFonts w:ascii="Cambria Math" w:hAnsi="Cambria Math"/>
                        <w:iCs/>
                      </w:rPr>
                    </m:ctrlPr>
                  </m:sSupPr>
                  <m:e>
                    <m:acc>
                      <m:accPr>
                        <m:chr m:val="̇"/>
                        <m:ctrlPr>
                          <w:rPr>
                            <w:rFonts w:ascii="Cambria Math" w:hAnsi="Cambria Math"/>
                            <w:iCs/>
                          </w:rPr>
                        </m:ctrlPr>
                      </m:accPr>
                      <m:e>
                        <m:r>
                          <w:rPr>
                            <w:rFonts w:ascii="Cambria Math" w:hAnsi="Cambria Math"/>
                          </w:rPr>
                          <m:t>S</m:t>
                        </m:r>
                      </m:e>
                    </m:acc>
                  </m:e>
                  <m:sup>
                    <m:r>
                      <m:rPr>
                        <m:sty m:val="p"/>
                      </m:rPr>
                      <w:rPr>
                        <w:rFonts w:ascii="Cambria Math" w:hAnsi="Cambria Math"/>
                      </w:rPr>
                      <m:t>*</m:t>
                    </m:r>
                  </m:sup>
                </m:sSup>
                <m:r>
                  <m:rPr>
                    <m:sty m:val="p"/>
                  </m:rPr>
                  <w:rPr>
                    <w:rFonts w:ascii="Cambria Math" w:hAnsi="Cambria Math"/>
                  </w:rPr>
                  <m:t>=</m:t>
                </m:r>
                <m:sSup>
                  <m:sSupPr>
                    <m:ctrlPr>
                      <w:rPr>
                        <w:rFonts w:ascii="Cambria Math" w:hAnsi="Cambria Math"/>
                        <w:iCs/>
                      </w:rPr>
                    </m:ctrlPr>
                  </m:sSupPr>
                  <m:e>
                    <m:r>
                      <w:rPr>
                        <w:rFonts w:ascii="Cambria Math" w:hAnsi="Cambria Math"/>
                      </w:rPr>
                      <m:t>F</m:t>
                    </m:r>
                  </m:e>
                  <m:sup>
                    <m:r>
                      <w:rPr>
                        <w:rFonts w:ascii="Cambria Math" w:hAnsi="Cambria Math"/>
                      </w:rPr>
                      <m:t>p</m:t>
                    </m:r>
                  </m:sup>
                </m:sSup>
                <m:r>
                  <m:rPr>
                    <m:sty m:val="p"/>
                  </m:rPr>
                  <w:rPr>
                    <w:rFonts w:ascii="Cambria Math" w:hAnsi="Cambria Math"/>
                  </w:rPr>
                  <m:t>⋅</m:t>
                </m:r>
                <m:acc>
                  <m:accPr>
                    <m:chr m:val="̇"/>
                    <m:ctrlPr>
                      <w:rPr>
                        <w:rFonts w:ascii="Cambria Math" w:hAnsi="Cambria Math"/>
                        <w:iCs/>
                      </w:rPr>
                    </m:ctrlPr>
                  </m:accPr>
                  <m:e>
                    <m:r>
                      <w:rPr>
                        <w:rFonts w:ascii="Cambria Math" w:hAnsi="Cambria Math"/>
                      </w:rPr>
                      <m:t>S</m:t>
                    </m:r>
                  </m:e>
                </m:acc>
                <m:r>
                  <m:rPr>
                    <m:sty m:val="p"/>
                  </m:rPr>
                  <w:rPr>
                    <w:rFonts w:ascii="Cambria Math" w:hAnsi="Cambria Math"/>
                  </w:rPr>
                  <m:t>⋅</m:t>
                </m:r>
                <m:sSup>
                  <m:sSupPr>
                    <m:ctrlPr>
                      <w:rPr>
                        <w:rFonts w:ascii="Cambria Math" w:hAnsi="Cambria Math"/>
                        <w:iCs/>
                      </w:rPr>
                    </m:ctrlPr>
                  </m:sSupPr>
                  <m:e>
                    <m:r>
                      <w:rPr>
                        <w:rFonts w:ascii="Cambria Math" w:hAnsi="Cambria Math"/>
                      </w:rPr>
                      <m:t>F</m:t>
                    </m:r>
                  </m:e>
                  <m:sup>
                    <m:r>
                      <w:rPr>
                        <w:rFonts w:ascii="Cambria Math" w:hAnsi="Cambria Math"/>
                      </w:rPr>
                      <m:t>pT</m:t>
                    </m:r>
                  </m:sup>
                </m:sSup>
                <m:r>
                  <m:rPr>
                    <m:sty m:val="p"/>
                  </m:rPr>
                  <w:rPr>
                    <w:rFonts w:ascii="Cambria Math" w:hAnsi="Cambria Math"/>
                  </w:rPr>
                  <m:t>+2</m:t>
                </m:r>
                <m:nary>
                  <m:naryPr>
                    <m:chr m:val="∑"/>
                    <m:limLoc m:val="undOvr"/>
                    <m:grow m:val="1"/>
                    <m:ctrlPr>
                      <w:rPr>
                        <w:rFonts w:ascii="Cambria Math" w:hAnsi="Cambria Math"/>
                        <w:iCs/>
                      </w:rPr>
                    </m:ctrlPr>
                  </m:naryPr>
                  <m:sub>
                    <m:r>
                      <w:rPr>
                        <w:rFonts w:ascii="Cambria Math" w:hAnsi="Cambria Math"/>
                      </w:rPr>
                      <m:t>α</m:t>
                    </m:r>
                    <m:r>
                      <m:rPr>
                        <m:sty m:val="p"/>
                      </m:rPr>
                      <w:rPr>
                        <w:rFonts w:ascii="Cambria Math" w:hAnsi="Cambria Math"/>
                      </w:rPr>
                      <m:t>=1</m:t>
                    </m:r>
                  </m:sub>
                  <m:sup>
                    <m:r>
                      <w:rPr>
                        <w:rFonts w:ascii="Cambria Math" w:hAnsi="Cambria Math"/>
                      </w:rPr>
                      <m:t>n</m:t>
                    </m:r>
                  </m:sup>
                  <m:e>
                    <m:sSub>
                      <m:sSubPr>
                        <m:ctrlPr>
                          <w:rPr>
                            <w:rFonts w:ascii="Cambria Math" w:hAnsi="Cambria Math"/>
                            <w:iCs/>
                          </w:rPr>
                        </m:ctrlPr>
                      </m:sSubPr>
                      <m:e>
                        <m:acc>
                          <m:accPr>
                            <m:chr m:val="̇"/>
                            <m:ctrlPr>
                              <w:rPr>
                                <w:rFonts w:ascii="Cambria Math" w:hAnsi="Cambria Math"/>
                                <w:iCs/>
                              </w:rPr>
                            </m:ctrlPr>
                          </m:accPr>
                          <m:e>
                            <m:r>
                              <w:rPr>
                                <w:rFonts w:ascii="Cambria Math" w:hAnsi="Cambria Math"/>
                              </w:rPr>
                              <m:t>γ</m:t>
                            </m:r>
                          </m:e>
                        </m:acc>
                      </m:e>
                      <m:sub>
                        <m:r>
                          <w:rPr>
                            <w:rFonts w:ascii="Cambria Math" w:hAnsi="Cambria Math"/>
                          </w:rPr>
                          <m:t>α</m:t>
                        </m:r>
                      </m:sub>
                    </m:sSub>
                    <m:sSub>
                      <m:sSubPr>
                        <m:ctrlPr>
                          <w:rPr>
                            <w:rFonts w:ascii="Cambria Math" w:hAnsi="Cambria Math"/>
                            <w:iCs/>
                          </w:rPr>
                        </m:ctrlPr>
                      </m:sSubPr>
                      <m:e>
                        <m:r>
                          <w:rPr>
                            <w:rFonts w:ascii="Cambria Math" w:hAnsi="Cambria Math"/>
                          </w:rPr>
                          <m:t>B</m:t>
                        </m:r>
                      </m:e>
                      <m:sub>
                        <m:r>
                          <w:rPr>
                            <w:rFonts w:ascii="Cambria Math" w:hAnsi="Cambria Math"/>
                          </w:rPr>
                          <m:t>α</m:t>
                        </m:r>
                      </m:sub>
                    </m:sSub>
                  </m:e>
                </m:nary>
              </m:oMath>
            </m:oMathPara>
          </w:p>
        </w:tc>
        <w:tc>
          <w:tcPr>
            <w:tcW w:w="845" w:type="dxa"/>
          </w:tcPr>
          <w:p w14:paraId="77313EE5" w14:textId="0AADA3F8" w:rsidR="00DB5FFF" w:rsidRPr="006660A6" w:rsidRDefault="00DB5FFF"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38</m:t>
              </m:r>
              <m:r>
                <m:rPr>
                  <m:sty m:val="p"/>
                </m:rPr>
                <w:rPr>
                  <w:rFonts w:ascii="Cambria Math" w:hAnsi="Cambria Math"/>
                </w:rPr>
                <w:fldChar w:fldCharType="end"/>
              </m:r>
              <m:r>
                <m:rPr>
                  <m:sty m:val="p"/>
                </m:rPr>
                <w:rPr>
                  <w:rFonts w:ascii="Cambria Math" w:hAnsi="Cambria Math"/>
                </w:rPr>
                <m:t>)</m:t>
              </m:r>
            </m:oMath>
          </w:p>
        </w:tc>
      </w:tr>
    </w:tbl>
    <w:p w14:paraId="3442A671" w14:textId="46A4FF41" w:rsidR="00DB5FFF" w:rsidRPr="006660A6" w:rsidRDefault="00D247E6" w:rsidP="00A84B5F">
      <w:r w:rsidRPr="006660A6">
        <w:t xml:space="preserve">where </w:t>
      </w:r>
      <m:oMath>
        <m:sSub>
          <m:sSubPr>
            <m:ctrlPr>
              <w:rPr>
                <w:rFonts w:ascii="Cambria Math" w:hAnsi="Cambria Math"/>
              </w:rPr>
            </m:ctrlPr>
          </m:sSubPr>
          <m:e>
            <m:r>
              <w:rPr>
                <w:rFonts w:ascii="Cambria Math" w:hAnsi="Cambria Math"/>
              </w:rPr>
              <m:t>B</m:t>
            </m:r>
          </m:e>
          <m:sub>
            <m:r>
              <w:rPr>
                <w:rFonts w:ascii="Cambria Math" w:hAnsi="Cambria Math"/>
              </w:rPr>
              <m:t>α</m:t>
            </m:r>
          </m:sub>
        </m:sSub>
        <m:r>
          <m:rPr>
            <m:sty m:val="p"/>
          </m:rPr>
          <w:rPr>
            <w:rFonts w:ascii="Cambria Math" w:hAnsi="Cambria Math"/>
          </w:rPr>
          <m:t>=</m:t>
        </m:r>
        <m:r>
          <w:rPr>
            <w:rFonts w:ascii="Cambria Math" w:hAnsi="Cambria Math"/>
          </w:rPr>
          <m:t>sym</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α</m:t>
                </m:r>
              </m:sub>
            </m:sSub>
            <m:sSub>
              <m:sSubPr>
                <m:ctrlPr>
                  <w:rPr>
                    <w:rFonts w:ascii="Cambria Math" w:hAnsi="Cambria Math"/>
                  </w:rPr>
                </m:ctrlPr>
              </m:sSubPr>
              <m:e>
                <m:r>
                  <w:rPr>
                    <w:rFonts w:ascii="Cambria Math" w:hAnsi="Cambria Math"/>
                  </w:rPr>
                  <m:t>m</m:t>
                </m:r>
              </m:e>
              <m:sub>
                <m:r>
                  <w:rPr>
                    <w:rFonts w:ascii="Cambria Math" w:hAnsi="Cambria Math"/>
                  </w:rPr>
                  <m:t>α</m:t>
                </m:r>
              </m:sub>
            </m:sSub>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oMath>
    </w:p>
    <w:p w14:paraId="329BAB3B" w14:textId="64068184" w:rsidR="009D0B90" w:rsidRPr="006660A6" w:rsidRDefault="009D0B90" w:rsidP="00A84B5F">
      <w:r w:rsidRPr="006660A6">
        <w:t>Substituting the stress and strain tensor rate into the elastic rate equation</w:t>
      </w:r>
      <w:r w:rsidR="0075332B" w:rsidRPr="006660A6">
        <w:t>, the final equations are obtained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75332B" w:rsidRPr="006660A6" w14:paraId="06167CB7" w14:textId="77777777" w:rsidTr="004C7D9A">
        <w:tc>
          <w:tcPr>
            <w:tcW w:w="8217" w:type="dxa"/>
          </w:tcPr>
          <w:p w14:paraId="499B7273" w14:textId="1A40D81D" w:rsidR="0075332B" w:rsidRPr="006660A6" w:rsidRDefault="004C7D9A" w:rsidP="00A84B5F">
            <w:pPr>
              <w:rPr>
                <w:iCs/>
              </w:rPr>
            </w:pPr>
            <m:oMathPara>
              <m:oMath>
                <m:acc>
                  <m:accPr>
                    <m:chr m:val="̇"/>
                    <m:ctrlPr>
                      <w:rPr>
                        <w:rFonts w:ascii="Cambria Math" w:hAnsi="Cambria Math"/>
                        <w:iCs/>
                      </w:rPr>
                    </m:ctrlPr>
                  </m:accPr>
                  <m:e>
                    <m:r>
                      <w:rPr>
                        <w:rFonts w:ascii="Cambria Math" w:hAnsi="Cambria Math"/>
                      </w:rPr>
                      <m:t>S</m:t>
                    </m:r>
                  </m:e>
                </m:acc>
                <m:r>
                  <m:rPr>
                    <m:sty m:val="p"/>
                  </m:rPr>
                  <w:rPr>
                    <w:rFonts w:ascii="Cambria Math" w:hAnsi="Cambria Math"/>
                  </w:rPr>
                  <m:t>=</m:t>
                </m:r>
                <m:r>
                  <w:rPr>
                    <w:rFonts w:ascii="Cambria Math" w:hAnsi="Cambria Math"/>
                  </w:rPr>
                  <m:t>L</m:t>
                </m:r>
                <m:r>
                  <m:rPr>
                    <m:sty m:val="p"/>
                  </m:rPr>
                  <w:rPr>
                    <w:rFonts w:ascii="Cambria Math" w:hAnsi="Cambria Math"/>
                  </w:rPr>
                  <m:t>:</m:t>
                </m:r>
                <m:acc>
                  <m:accPr>
                    <m:chr m:val="̇"/>
                    <m:ctrlPr>
                      <w:rPr>
                        <w:rFonts w:ascii="Cambria Math" w:hAnsi="Cambria Math"/>
                        <w:iCs/>
                      </w:rPr>
                    </m:ctrlPr>
                  </m:accPr>
                  <m:e>
                    <m:r>
                      <w:rPr>
                        <w:rFonts w:ascii="Cambria Math" w:hAnsi="Cambria Math"/>
                      </w:rPr>
                      <m:t>E</m:t>
                    </m:r>
                  </m:e>
                </m:acc>
                <m:r>
                  <m:rPr>
                    <m:sty m:val="p"/>
                  </m:rPr>
                  <w:rPr>
                    <w:rFonts w:ascii="Cambria Math" w:hAnsi="Cambria Math"/>
                  </w:rPr>
                  <m:t>-</m:t>
                </m:r>
                <m:nary>
                  <m:naryPr>
                    <m:chr m:val="∑"/>
                    <m:limLoc m:val="undOvr"/>
                    <m:grow m:val="1"/>
                    <m:ctrlPr>
                      <w:rPr>
                        <w:rFonts w:ascii="Cambria Math" w:hAnsi="Cambria Math"/>
                        <w:iCs/>
                      </w:rPr>
                    </m:ctrlPr>
                  </m:naryPr>
                  <m:sub>
                    <m:r>
                      <w:rPr>
                        <w:rFonts w:ascii="Cambria Math" w:hAnsi="Cambria Math"/>
                      </w:rPr>
                      <m:t>α</m:t>
                    </m:r>
                    <m:r>
                      <m:rPr>
                        <m:sty m:val="p"/>
                      </m:rPr>
                      <w:rPr>
                        <w:rFonts w:ascii="Cambria Math" w:hAnsi="Cambria Math"/>
                      </w:rPr>
                      <m:t>=1</m:t>
                    </m:r>
                  </m:sub>
                  <m:sup>
                    <m:r>
                      <w:rPr>
                        <w:rFonts w:ascii="Cambria Math" w:hAnsi="Cambria Math"/>
                      </w:rPr>
                      <m:t>n</m:t>
                    </m:r>
                  </m:sup>
                  <m:e>
                    <m:sSub>
                      <m:sSubPr>
                        <m:ctrlPr>
                          <w:rPr>
                            <w:rFonts w:ascii="Cambria Math" w:hAnsi="Cambria Math"/>
                            <w:iCs/>
                          </w:rPr>
                        </m:ctrlPr>
                      </m:sSubPr>
                      <m:e>
                        <m:acc>
                          <m:accPr>
                            <m:chr m:val="̇"/>
                            <m:ctrlPr>
                              <w:rPr>
                                <w:rFonts w:ascii="Cambria Math" w:hAnsi="Cambria Math"/>
                                <w:iCs/>
                              </w:rPr>
                            </m:ctrlPr>
                          </m:accPr>
                          <m:e>
                            <m:r>
                              <w:rPr>
                                <w:rFonts w:ascii="Cambria Math" w:hAnsi="Cambria Math"/>
                              </w:rPr>
                              <m:t>γ</m:t>
                            </m:r>
                          </m:e>
                        </m:acc>
                      </m:e>
                      <m:sub>
                        <m:r>
                          <w:rPr>
                            <w:rFonts w:ascii="Cambria Math" w:hAnsi="Cambria Math"/>
                          </w:rPr>
                          <m:t>α</m:t>
                        </m:r>
                      </m:sub>
                    </m:sSub>
                    <m:sSub>
                      <m:sSubPr>
                        <m:ctrlPr>
                          <w:rPr>
                            <w:rFonts w:ascii="Cambria Math" w:hAnsi="Cambria Math"/>
                            <w:iCs/>
                          </w:rPr>
                        </m:ctrlPr>
                      </m:sSubPr>
                      <m:e>
                        <m:r>
                          <w:rPr>
                            <w:rFonts w:ascii="Cambria Math" w:hAnsi="Cambria Math"/>
                          </w:rPr>
                          <m:t>x</m:t>
                        </m:r>
                      </m:e>
                      <m:sub>
                        <m:r>
                          <w:rPr>
                            <w:rFonts w:ascii="Cambria Math" w:hAnsi="Cambria Math"/>
                          </w:rPr>
                          <m:t>α</m:t>
                        </m:r>
                      </m:sub>
                    </m:sSub>
                  </m:e>
                </m:nary>
              </m:oMath>
            </m:oMathPara>
          </w:p>
        </w:tc>
        <w:tc>
          <w:tcPr>
            <w:tcW w:w="845" w:type="dxa"/>
          </w:tcPr>
          <w:p w14:paraId="6B82702E" w14:textId="216A194B" w:rsidR="0075332B" w:rsidRPr="006660A6" w:rsidRDefault="0075332B"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39</m:t>
              </m:r>
              <m:r>
                <m:rPr>
                  <m:sty m:val="p"/>
                </m:rPr>
                <w:rPr>
                  <w:rFonts w:ascii="Cambria Math" w:hAnsi="Cambria Math"/>
                </w:rPr>
                <w:fldChar w:fldCharType="end"/>
              </m:r>
              <m:r>
                <m:rPr>
                  <m:sty m:val="p"/>
                </m:rPr>
                <w:rPr>
                  <w:rFonts w:ascii="Cambria Math" w:hAnsi="Cambria Math"/>
                </w:rPr>
                <m:t>)</m:t>
              </m:r>
            </m:oMath>
          </w:p>
        </w:tc>
      </w:tr>
      <w:tr w:rsidR="0075332B" w:rsidRPr="006660A6" w14:paraId="2489C2AE" w14:textId="77777777" w:rsidTr="0075332B">
        <w:tc>
          <w:tcPr>
            <w:tcW w:w="8217" w:type="dxa"/>
          </w:tcPr>
          <w:p w14:paraId="27BB3074" w14:textId="4E0468A0" w:rsidR="0075332B" w:rsidRPr="006660A6" w:rsidRDefault="004C7D9A" w:rsidP="00A84B5F">
            <w:pPr>
              <w:rPr>
                <w:iCs/>
              </w:rPr>
            </w:pPr>
            <m:oMathPara>
              <m:oMath>
                <m:sSub>
                  <m:sSubPr>
                    <m:ctrlPr>
                      <w:rPr>
                        <w:rFonts w:ascii="Cambria Math" w:hAnsi="Cambria Math"/>
                        <w:iCs/>
                      </w:rPr>
                    </m:ctrlPr>
                  </m:sSubPr>
                  <m:e>
                    <m:r>
                      <w:rPr>
                        <w:rFonts w:ascii="Cambria Math" w:hAnsi="Cambria Math"/>
                      </w:rPr>
                      <m:t>X</m:t>
                    </m:r>
                  </m:e>
                  <m:sub>
                    <m:r>
                      <w:rPr>
                        <w:rFonts w:ascii="Cambria Math" w:hAnsi="Cambria Math"/>
                      </w:rPr>
                      <m:t>α</m:t>
                    </m:r>
                  </m:sub>
                </m:sSub>
                <m:r>
                  <m:rPr>
                    <m:sty m:val="p"/>
                  </m:rPr>
                  <w:rPr>
                    <w:rFonts w:ascii="Cambria Math" w:hAnsi="Cambria Math"/>
                  </w:rPr>
                  <m:t>=</m:t>
                </m:r>
                <m:sSup>
                  <m:sSupPr>
                    <m:ctrlPr>
                      <w:rPr>
                        <w:rFonts w:ascii="Cambria Math" w:hAnsi="Cambria Math"/>
                        <w:iCs/>
                      </w:rPr>
                    </m:ctrlPr>
                  </m:sSupPr>
                  <m:e>
                    <m:r>
                      <w:rPr>
                        <w:rFonts w:ascii="Cambria Math" w:hAnsi="Cambria Math"/>
                      </w:rPr>
                      <m:t>F</m:t>
                    </m:r>
                  </m:e>
                  <m:sup>
                    <m:r>
                      <w:rPr>
                        <w:rFonts w:ascii="Cambria Math" w:hAnsi="Cambria Math"/>
                      </w:rPr>
                      <m:t>p</m:t>
                    </m:r>
                    <m:r>
                      <m:rPr>
                        <m:sty m:val="p"/>
                      </m:rPr>
                      <w:rPr>
                        <w:rFonts w:ascii="Cambria Math" w:hAnsi="Cambria Math"/>
                      </w:rPr>
                      <m:t>-1</m:t>
                    </m:r>
                  </m:sup>
                </m:sSup>
                <m:r>
                  <m:rPr>
                    <m:sty m:val="p"/>
                  </m:rPr>
                  <w:rPr>
                    <w:rFonts w:ascii="Cambria Math" w:hAnsi="Cambria Math"/>
                  </w:rPr>
                  <m:t>⋅</m:t>
                </m:r>
                <m:sSub>
                  <m:sSubPr>
                    <m:ctrlPr>
                      <w:rPr>
                        <w:rFonts w:ascii="Cambria Math" w:hAnsi="Cambria Math"/>
                        <w:iCs/>
                      </w:rPr>
                    </m:ctrlPr>
                  </m:sSubPr>
                  <m:e>
                    <m:r>
                      <w:rPr>
                        <w:rFonts w:ascii="Cambria Math" w:hAnsi="Cambria Math"/>
                      </w:rPr>
                      <m:t>R</m:t>
                    </m:r>
                  </m:e>
                  <m:sub>
                    <m:r>
                      <w:rPr>
                        <w:rFonts w:ascii="Cambria Math" w:hAnsi="Cambria Math"/>
                      </w:rPr>
                      <m:t>α</m:t>
                    </m:r>
                  </m:sub>
                </m:sSub>
                <m:r>
                  <m:rPr>
                    <m:sty m:val="p"/>
                  </m:rPr>
                  <w:rPr>
                    <w:rFonts w:ascii="Cambria Math" w:hAnsi="Cambria Math"/>
                  </w:rPr>
                  <m:t>⋅</m:t>
                </m:r>
                <m:sSup>
                  <m:sSupPr>
                    <m:ctrlPr>
                      <w:rPr>
                        <w:rFonts w:ascii="Cambria Math" w:hAnsi="Cambria Math"/>
                        <w:iCs/>
                      </w:rPr>
                    </m:ctrlPr>
                  </m:sSupPr>
                  <m:e>
                    <m:r>
                      <w:rPr>
                        <w:rFonts w:ascii="Cambria Math" w:hAnsi="Cambria Math"/>
                      </w:rPr>
                      <m:t>F</m:t>
                    </m:r>
                  </m:e>
                  <m:sup>
                    <m:r>
                      <w:rPr>
                        <w:rFonts w:ascii="Cambria Math" w:hAnsi="Cambria Math"/>
                      </w:rPr>
                      <m:t>p</m:t>
                    </m:r>
                    <m:r>
                      <m:rPr>
                        <m:sty m:val="p"/>
                      </m:rPr>
                      <w:rPr>
                        <w:rFonts w:ascii="Cambria Math" w:hAnsi="Cambria Math"/>
                      </w:rPr>
                      <m:t>-</m:t>
                    </m:r>
                    <m:r>
                      <w:rPr>
                        <w:rFonts w:ascii="Cambria Math" w:hAnsi="Cambria Math"/>
                      </w:rPr>
                      <m:t>T</m:t>
                    </m:r>
                  </m:sup>
                </m:sSup>
              </m:oMath>
            </m:oMathPara>
          </w:p>
        </w:tc>
        <w:tc>
          <w:tcPr>
            <w:tcW w:w="845" w:type="dxa"/>
          </w:tcPr>
          <w:p w14:paraId="533E9FEA" w14:textId="05011C33" w:rsidR="0075332B" w:rsidRPr="006660A6" w:rsidRDefault="0075332B"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40</m:t>
              </m:r>
              <m:r>
                <m:rPr>
                  <m:sty m:val="p"/>
                </m:rPr>
                <w:rPr>
                  <w:rFonts w:ascii="Cambria Math" w:hAnsi="Cambria Math"/>
                </w:rPr>
                <w:fldChar w:fldCharType="end"/>
              </m:r>
              <m:r>
                <m:rPr>
                  <m:sty m:val="p"/>
                </m:rPr>
                <w:rPr>
                  <w:rFonts w:ascii="Cambria Math" w:hAnsi="Cambria Math"/>
                </w:rPr>
                <m:t>)</m:t>
              </m:r>
            </m:oMath>
          </w:p>
        </w:tc>
      </w:tr>
    </w:tbl>
    <w:p w14:paraId="0A6E6EC0" w14:textId="77777777" w:rsidR="0075332B" w:rsidRPr="006660A6" w:rsidRDefault="0075332B" w:rsidP="00A84B5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75332B" w:rsidRPr="006660A6" w14:paraId="27694136" w14:textId="77777777" w:rsidTr="004C7D9A">
        <w:tc>
          <w:tcPr>
            <w:tcW w:w="8217" w:type="dxa"/>
          </w:tcPr>
          <w:p w14:paraId="53FE4B8D" w14:textId="477510ED" w:rsidR="0075332B" w:rsidRPr="006660A6" w:rsidRDefault="004C7D9A" w:rsidP="00A84B5F">
            <w:pPr>
              <w:rPr>
                <w:rFonts w:eastAsia="Times New Roman"/>
                <w:iCs/>
              </w:rPr>
            </w:pPr>
            <m:oMathPara>
              <m:oMath>
                <m:sSub>
                  <m:sSubPr>
                    <m:ctrlPr>
                      <w:rPr>
                        <w:rFonts w:ascii="Cambria Math" w:hAnsi="Cambria Math"/>
                        <w:iCs/>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iCs/>
                      </w:rPr>
                    </m:ctrlPr>
                  </m:sSubPr>
                  <m:e>
                    <m:r>
                      <w:rPr>
                        <w:rFonts w:ascii="Cambria Math" w:hAnsi="Cambria Math"/>
                      </w:rPr>
                      <m:t>A</m:t>
                    </m:r>
                  </m:e>
                  <m:sub>
                    <m:r>
                      <w:rPr>
                        <w:rFonts w:ascii="Cambria Math" w:hAnsi="Cambria Math"/>
                      </w:rPr>
                      <m:t>α</m:t>
                    </m:r>
                  </m:sub>
                </m:sSub>
                <m:r>
                  <m:rPr>
                    <m:sty m:val="p"/>
                  </m:rPr>
                  <w:rPr>
                    <w:rFonts w:ascii="Cambria Math" w:hAnsi="Cambria Math"/>
                  </w:rPr>
                  <m:t>+2</m:t>
                </m:r>
                <m:sSub>
                  <m:sSubPr>
                    <m:ctrlPr>
                      <w:rPr>
                        <w:rFonts w:ascii="Cambria Math" w:hAnsi="Cambria Math"/>
                        <w:iCs/>
                      </w:rPr>
                    </m:ctrlPr>
                  </m:sSubPr>
                  <m:e>
                    <m:r>
                      <w:rPr>
                        <w:rFonts w:ascii="Cambria Math" w:hAnsi="Cambria Math"/>
                      </w:rPr>
                      <m:t>B</m:t>
                    </m:r>
                  </m:e>
                  <m:sub>
                    <m:r>
                      <w:rPr>
                        <w:rFonts w:ascii="Cambria Math" w:hAnsi="Cambria Math"/>
                      </w:rPr>
                      <m:t>α</m:t>
                    </m:r>
                  </m:sub>
                </m:sSub>
              </m:oMath>
            </m:oMathPara>
          </w:p>
        </w:tc>
        <w:tc>
          <w:tcPr>
            <w:tcW w:w="845" w:type="dxa"/>
          </w:tcPr>
          <w:p w14:paraId="5DA53EDB" w14:textId="23F4F3F9" w:rsidR="0075332B" w:rsidRPr="006660A6" w:rsidRDefault="0075332B"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41</m:t>
              </m:r>
              <m:r>
                <m:rPr>
                  <m:sty m:val="p"/>
                </m:rPr>
                <w:rPr>
                  <w:rFonts w:ascii="Cambria Math" w:hAnsi="Cambria Math"/>
                </w:rPr>
                <w:fldChar w:fldCharType="end"/>
              </m:r>
              <m:r>
                <m:rPr>
                  <m:sty m:val="p"/>
                </m:rPr>
                <w:rPr>
                  <w:rFonts w:ascii="Cambria Math" w:hAnsi="Cambria Math"/>
                </w:rPr>
                <m:t>)</m:t>
              </m:r>
            </m:oMath>
          </w:p>
        </w:tc>
      </w:tr>
    </w:tbl>
    <w:p w14:paraId="7F8ECEC4" w14:textId="44877707" w:rsidR="00264E3D" w:rsidRPr="006660A6" w:rsidRDefault="00ED6416" w:rsidP="00A84B5F">
      <w:r w:rsidRPr="006660A6">
        <w:t>w</w:t>
      </w:r>
      <w:r w:rsidR="003A34E8" w:rsidRPr="006660A6">
        <w:t xml:space="preserve">here L is the modified </w:t>
      </w:r>
      <w:r w:rsidRPr="006660A6">
        <w:t>elastic moduli tensor</w:t>
      </w:r>
      <w:r w:rsidR="00D74A1C" w:rsidRPr="006660A6">
        <w:t>.</w:t>
      </w:r>
    </w:p>
    <w:p w14:paraId="5D029159" w14:textId="788B9C10" w:rsidR="002B5D60" w:rsidRPr="006660A6" w:rsidRDefault="000E65E0" w:rsidP="00262D4D">
      <w:pPr>
        <w:pStyle w:val="Heading3"/>
      </w:pPr>
      <w:bookmarkStart w:id="35" w:name="_Toc154001223"/>
      <w:r w:rsidRPr="006660A6">
        <w:lastRenderedPageBreak/>
        <w:t>2.4.</w:t>
      </w:r>
      <w:r w:rsidR="00AC0DE3" w:rsidRPr="006660A6">
        <w:t>5</w:t>
      </w:r>
      <w:r w:rsidRPr="006660A6">
        <w:t xml:space="preserve"> </w:t>
      </w:r>
      <w:r w:rsidR="00C62EAB" w:rsidRPr="006660A6">
        <w:t>Application of Crystal Plasticity</w:t>
      </w:r>
      <w:bookmarkEnd w:id="35"/>
    </w:p>
    <w:p w14:paraId="50F7E393" w14:textId="510C5DCF" w:rsidR="004820F0" w:rsidRPr="006660A6" w:rsidRDefault="004820F0" w:rsidP="000E65E0">
      <w:pPr>
        <w:pStyle w:val="Heading4"/>
      </w:pPr>
      <w:r w:rsidRPr="006660A6">
        <w:t>2.</w:t>
      </w:r>
      <w:r w:rsidR="00FD0342" w:rsidRPr="006660A6">
        <w:t>4.</w:t>
      </w:r>
      <w:r w:rsidR="00AC0DE3" w:rsidRPr="006660A6">
        <w:t>5</w:t>
      </w:r>
      <w:r w:rsidRPr="006660A6">
        <w:t>.1 Microscale App</w:t>
      </w:r>
      <w:r w:rsidR="00BF43ED" w:rsidRPr="006660A6">
        <w:t>roach</w:t>
      </w:r>
    </w:p>
    <w:p w14:paraId="74C33AC0" w14:textId="77E1BD31" w:rsidR="00C62EAB" w:rsidRPr="006660A6" w:rsidRDefault="000B71EA" w:rsidP="00A84B5F">
      <w:r w:rsidRPr="006660A6">
        <w:t xml:space="preserve">The abovementioned Crystal plasticity theory can be used in Finite Element analysis </w:t>
      </w:r>
      <w:r w:rsidR="00877626" w:rsidRPr="006660A6">
        <w:t>to observe and study deformation in monocrystals and polycrystals at microscale.</w:t>
      </w:r>
      <w:r w:rsidR="00011840" w:rsidRPr="006660A6">
        <w:t xml:space="preserve"> This field of study is called Crystal Plasticity Finite Element method</w:t>
      </w:r>
      <w:r w:rsidR="00481440" w:rsidRPr="006660A6">
        <w:t xml:space="preserve"> (</w:t>
      </w:r>
      <w:r w:rsidR="00A2603D" w:rsidRPr="006660A6">
        <w:t>CPFE).</w:t>
      </w:r>
    </w:p>
    <w:p w14:paraId="6022B396" w14:textId="0D7C27E0" w:rsidR="00A2603D" w:rsidRPr="006660A6" w:rsidRDefault="00A2603D" w:rsidP="00A84B5F">
      <w:r w:rsidRPr="006660A6">
        <w:t xml:space="preserve">CPFE has been </w:t>
      </w:r>
      <w:r w:rsidR="00A41F6D" w:rsidRPr="006660A6">
        <w:t>used to understand the anisotropic behaviour of a commercially pure Titanium Grade 1 sheet</w:t>
      </w:r>
      <w:r w:rsidR="00522AFE" w:rsidRPr="006660A6">
        <w:t xml:space="preserve"> </w:t>
      </w:r>
      <w:r w:rsidR="005C1E3D" w:rsidRPr="006660A6">
        <w:t xml:space="preserve">upon different strain paths </w:t>
      </w:r>
      <w:r w:rsidR="00522AFE" w:rsidRPr="006660A6">
        <w:t xml:space="preserve">by Takayuki Hama, et </w:t>
      </w:r>
      <w:proofErr w:type="gramStart"/>
      <w:r w:rsidR="00522AFE" w:rsidRPr="006660A6">
        <w:t>al,</w:t>
      </w:r>
      <w:r w:rsidR="00731EF8" w:rsidRPr="006660A6">
        <w:t>.</w:t>
      </w:r>
      <w:proofErr w:type="gramEnd"/>
      <w:r w:rsidR="00A41F6D" w:rsidRPr="006660A6">
        <w:t xml:space="preserve"> </w:t>
      </w:r>
      <w:sdt>
        <w:sdtPr>
          <w:rPr>
            <w:b/>
            <w:bCs/>
          </w:rPr>
          <w:id w:val="855697519"/>
          <w:citation/>
        </w:sdtPr>
        <w:sdtContent>
          <w:r w:rsidR="00A41F6D" w:rsidRPr="006660A6">
            <w:rPr>
              <w:b/>
              <w:bCs/>
            </w:rPr>
            <w:fldChar w:fldCharType="begin"/>
          </w:r>
          <w:r w:rsidR="00A41F6D" w:rsidRPr="006660A6">
            <w:rPr>
              <w:b/>
              <w:bCs/>
            </w:rPr>
            <w:instrText xml:space="preserve"> CITATION Tak17 \l 16393 </w:instrText>
          </w:r>
          <w:r w:rsidR="00A41F6D" w:rsidRPr="006660A6">
            <w:rPr>
              <w:b/>
              <w:bCs/>
            </w:rPr>
            <w:fldChar w:fldCharType="separate"/>
          </w:r>
          <w:r w:rsidR="00282D8F" w:rsidRPr="006660A6">
            <w:rPr>
              <w:noProof/>
            </w:rPr>
            <w:t>(6)</w:t>
          </w:r>
          <w:r w:rsidR="00A41F6D" w:rsidRPr="006660A6">
            <w:rPr>
              <w:b/>
              <w:bCs/>
            </w:rPr>
            <w:fldChar w:fldCharType="end"/>
          </w:r>
        </w:sdtContent>
      </w:sdt>
      <w:r w:rsidR="00731EF8" w:rsidRPr="006660A6">
        <w:t xml:space="preserve"> The study delved into the </w:t>
      </w:r>
      <w:r w:rsidR="00E6344B" w:rsidRPr="006660A6">
        <w:t xml:space="preserve">understanding the </w:t>
      </w:r>
      <w:r w:rsidR="00731EF8" w:rsidRPr="006660A6">
        <w:t>mechanism of anisotropic deformation, with a specific emphasis on understanding the influence of twinning activity in plastic deformation. The research revealed that twinning activity played a crucial role in shaping certain features, including anisotropies in the Lankford value and work hardening during compression, as well as tension-compression asymmetries in the stress-strain curves along the rolling direction. Furthermore, the detwinning activity was found to impact stress-strain curves during reverse loading, particularly in the rolling direction.</w:t>
      </w:r>
    </w:p>
    <w:p w14:paraId="01A2218D" w14:textId="5D6512EE" w:rsidR="00CD6A04" w:rsidRPr="006660A6" w:rsidRDefault="00A86F23" w:rsidP="00A84B5F">
      <w:proofErr w:type="spellStart"/>
      <w:r w:rsidRPr="006660A6">
        <w:t>Preitang</w:t>
      </w:r>
      <w:proofErr w:type="spellEnd"/>
      <w:r w:rsidRPr="006660A6">
        <w:t xml:space="preserve"> Wei, et al, </w:t>
      </w:r>
      <w:r w:rsidR="00954BA8" w:rsidRPr="006660A6">
        <w:t xml:space="preserve">studied the Anisotropic Plastic Behaviour in High Pressure Torsion of an Aluminium Single Crystal by using CPFE method. </w:t>
      </w:r>
      <w:sdt>
        <w:sdtPr>
          <w:rPr>
            <w:b/>
            <w:bCs/>
          </w:rPr>
          <w:id w:val="-1671327013"/>
          <w:citation/>
        </w:sdtPr>
        <w:sdtContent>
          <w:r w:rsidR="00954BA8" w:rsidRPr="006660A6">
            <w:rPr>
              <w:b/>
              <w:bCs/>
            </w:rPr>
            <w:fldChar w:fldCharType="begin"/>
          </w:r>
          <w:r w:rsidR="00954BA8" w:rsidRPr="006660A6">
            <w:rPr>
              <w:b/>
              <w:bCs/>
            </w:rPr>
            <w:instrText xml:space="preserve"> CITATION Pei17 \l 16393 </w:instrText>
          </w:r>
          <w:r w:rsidR="00954BA8" w:rsidRPr="006660A6">
            <w:rPr>
              <w:b/>
              <w:bCs/>
            </w:rPr>
            <w:fldChar w:fldCharType="separate"/>
          </w:r>
          <w:r w:rsidR="00282D8F" w:rsidRPr="006660A6">
            <w:rPr>
              <w:noProof/>
            </w:rPr>
            <w:t>(7)</w:t>
          </w:r>
          <w:r w:rsidR="00954BA8" w:rsidRPr="006660A6">
            <w:rPr>
              <w:b/>
              <w:bCs/>
            </w:rPr>
            <w:fldChar w:fldCharType="end"/>
          </w:r>
        </w:sdtContent>
      </w:sdt>
      <w:r w:rsidR="001671AD" w:rsidRPr="006660A6">
        <w:t xml:space="preserve"> They observed the crystallographic orientation evolution along the tangential direction to predict </w:t>
      </w:r>
      <w:r w:rsidR="00671718" w:rsidRPr="006660A6">
        <w:t xml:space="preserve">the corresponding lattice rotation and slip trace. </w:t>
      </w:r>
      <w:r w:rsidR="001B0988" w:rsidRPr="006660A6">
        <w:t>The results of the simulation indicated that the anisotropic plastic deformation observed in HPT is attributed to variations in the activation of slip systems, including dominant slip and multiple slips.</w:t>
      </w:r>
    </w:p>
    <w:p w14:paraId="443F0CC2" w14:textId="22E3BFE7" w:rsidR="000415A0" w:rsidRPr="006660A6" w:rsidRDefault="004820F0" w:rsidP="000E65E0">
      <w:pPr>
        <w:pStyle w:val="Heading4"/>
      </w:pPr>
      <w:r w:rsidRPr="006660A6">
        <w:t>2.</w:t>
      </w:r>
      <w:r w:rsidR="00FD0342" w:rsidRPr="006660A6">
        <w:t>4.</w:t>
      </w:r>
      <w:r w:rsidR="00AC0DE3" w:rsidRPr="006660A6">
        <w:t>5</w:t>
      </w:r>
      <w:r w:rsidR="00FD0342" w:rsidRPr="006660A6">
        <w:t>.2</w:t>
      </w:r>
      <w:r w:rsidRPr="006660A6">
        <w:t xml:space="preserve"> Macroscale App</w:t>
      </w:r>
      <w:r w:rsidR="00BF43ED" w:rsidRPr="006660A6">
        <w:t>roach</w:t>
      </w:r>
    </w:p>
    <w:p w14:paraId="151AD1B8" w14:textId="7333A1CE" w:rsidR="008956E4" w:rsidRPr="006660A6" w:rsidRDefault="00354F53" w:rsidP="00A84B5F">
      <w:r w:rsidRPr="006660A6">
        <w:t>CP</w:t>
      </w:r>
      <w:r w:rsidR="00594BD3" w:rsidRPr="006660A6">
        <w:t xml:space="preserve"> </w:t>
      </w:r>
      <w:r w:rsidR="00D6463E" w:rsidRPr="006660A6">
        <w:t xml:space="preserve">is </w:t>
      </w:r>
      <w:r w:rsidRPr="006660A6">
        <w:t>used to develop</w:t>
      </w:r>
      <w:r w:rsidR="00B15A73" w:rsidRPr="006660A6">
        <w:t xml:space="preserve"> constitutive model of</w:t>
      </w:r>
      <w:r w:rsidRPr="006660A6">
        <w:t xml:space="preserve"> polycrystal aggregates</w:t>
      </w:r>
      <w:r w:rsidR="00B15A73" w:rsidRPr="006660A6">
        <w:t>.</w:t>
      </w:r>
      <w:r w:rsidR="007F784D" w:rsidRPr="006660A6">
        <w:t xml:space="preserve"> It is used to predict the</w:t>
      </w:r>
      <w:r w:rsidR="00770688" w:rsidRPr="006660A6">
        <w:t xml:space="preserve"> deformations </w:t>
      </w:r>
      <w:r w:rsidR="00FD2AD9" w:rsidRPr="006660A6">
        <w:t>caused by</w:t>
      </w:r>
      <w:r w:rsidR="007F784D" w:rsidRPr="006660A6">
        <w:t xml:space="preserve"> change</w:t>
      </w:r>
      <w:r w:rsidR="00FD2AD9" w:rsidRPr="006660A6">
        <w:t>s</w:t>
      </w:r>
      <w:r w:rsidR="007F784D" w:rsidRPr="006660A6">
        <w:t xml:space="preserve"> in alignment of crystal lattice</w:t>
      </w:r>
      <w:r w:rsidR="00D823F9" w:rsidRPr="006660A6">
        <w:t xml:space="preserve">s, from random orientations in a reference state to </w:t>
      </w:r>
      <w:r w:rsidR="007F0163" w:rsidRPr="006660A6">
        <w:t xml:space="preserve">well-formed </w:t>
      </w:r>
      <w:r w:rsidR="000B22FD" w:rsidRPr="006660A6">
        <w:t xml:space="preserve">orientations in </w:t>
      </w:r>
      <w:r w:rsidR="007F0163" w:rsidRPr="006660A6">
        <w:t xml:space="preserve">the </w:t>
      </w:r>
      <w:r w:rsidR="000B22FD" w:rsidRPr="006660A6">
        <w:t>deformed state</w:t>
      </w:r>
      <w:r w:rsidR="007F0163" w:rsidRPr="006660A6">
        <w:t>.</w:t>
      </w:r>
      <w:r w:rsidR="00FD2AD9" w:rsidRPr="006660A6">
        <w:t xml:space="preserve"> These deformations lead to anisotropic behaviour in the material at macroscopic level.</w:t>
      </w:r>
    </w:p>
    <w:p w14:paraId="54CEEDB2" w14:textId="3E1D34E0" w:rsidR="005970FB" w:rsidRPr="006660A6" w:rsidRDefault="00257570" w:rsidP="00A84B5F">
      <w:r w:rsidRPr="006660A6">
        <w:t xml:space="preserve">Takayuki Otsuka, et al, used CP with Fast Fourier Transform scheme to </w:t>
      </w:r>
      <w:r w:rsidR="00200B14" w:rsidRPr="006660A6">
        <w:t xml:space="preserve">solve transformation plasticity and </w:t>
      </w:r>
      <w:r w:rsidR="00537D66" w:rsidRPr="006660A6">
        <w:t xml:space="preserve">analyse </w:t>
      </w:r>
      <w:r w:rsidR="00383A61" w:rsidRPr="006660A6">
        <w:t>texture development by deformation</w:t>
      </w:r>
      <w:r w:rsidR="00537D66" w:rsidRPr="006660A6">
        <w:t xml:space="preserve">. </w:t>
      </w:r>
      <w:sdt>
        <w:sdtPr>
          <w:id w:val="-1881462254"/>
          <w:citation/>
        </w:sdtPr>
        <w:sdtContent>
          <w:r w:rsidR="00537D66" w:rsidRPr="006660A6">
            <w:fldChar w:fldCharType="begin"/>
          </w:r>
          <w:r w:rsidR="00537D66" w:rsidRPr="006660A6">
            <w:instrText xml:space="preserve"> CITATION Tak18 \l 16393 </w:instrText>
          </w:r>
          <w:r w:rsidR="00537D66" w:rsidRPr="006660A6">
            <w:fldChar w:fldCharType="separate"/>
          </w:r>
          <w:r w:rsidR="00282D8F" w:rsidRPr="006660A6">
            <w:rPr>
              <w:noProof/>
            </w:rPr>
            <w:t>(8)</w:t>
          </w:r>
          <w:r w:rsidR="00537D66" w:rsidRPr="006660A6">
            <w:fldChar w:fldCharType="end"/>
          </w:r>
        </w:sdtContent>
      </w:sdt>
      <w:r w:rsidR="00F54307" w:rsidRPr="006660A6">
        <w:t xml:space="preserve"> </w:t>
      </w:r>
      <w:r w:rsidR="009E366D" w:rsidRPr="006660A6">
        <w:t xml:space="preserve">FFT </w:t>
      </w:r>
      <w:r w:rsidR="0001359D" w:rsidRPr="006660A6">
        <w:t xml:space="preserve">was used instead of FEM because it uses significantly less computer resources </w:t>
      </w:r>
      <w:r w:rsidR="00AB7E16" w:rsidRPr="006660A6">
        <w:t xml:space="preserve">to </w:t>
      </w:r>
      <w:r w:rsidR="0001359D" w:rsidRPr="006660A6">
        <w:t xml:space="preserve">perform mathematical operations </w:t>
      </w:r>
      <w:r w:rsidR="00AB7E16" w:rsidRPr="006660A6">
        <w:t xml:space="preserve">while also being </w:t>
      </w:r>
      <w:r w:rsidR="0001359D" w:rsidRPr="006660A6">
        <w:t xml:space="preserve">capable of large-scale analyses </w:t>
      </w:r>
      <w:r w:rsidR="00F54307" w:rsidRPr="006660A6">
        <w:t>The results show</w:t>
      </w:r>
      <w:r w:rsidR="00AB7E16" w:rsidRPr="006660A6">
        <w:t>ed</w:t>
      </w:r>
      <w:r w:rsidR="00F54307" w:rsidRPr="006660A6">
        <w:t xml:space="preserve"> that when the </w:t>
      </w:r>
      <w:r w:rsidR="00AB7E16" w:rsidRPr="006660A6">
        <w:t>strain rate sensitivity exponent (</w:t>
      </w:r>
      <w:r w:rsidR="00F54307" w:rsidRPr="006660A6">
        <w:t>m</w:t>
      </w:r>
      <w:r w:rsidR="0070192E" w:rsidRPr="006660A6">
        <w:t>-</w:t>
      </w:r>
      <w:r w:rsidR="00F54307" w:rsidRPr="006660A6">
        <w:t>value</w:t>
      </w:r>
      <w:r w:rsidR="00AB7E16" w:rsidRPr="006660A6">
        <w:t>)</w:t>
      </w:r>
      <w:r w:rsidR="005C05F2" w:rsidRPr="006660A6">
        <w:t xml:space="preserve"> </w:t>
      </w:r>
      <w:r w:rsidR="00F54307" w:rsidRPr="006660A6">
        <w:t>is smaller</w:t>
      </w:r>
      <w:r w:rsidR="007626AB" w:rsidRPr="006660A6">
        <w:t>, then the strain rate dependency is smaller</w:t>
      </w:r>
      <w:r w:rsidR="00807A9B" w:rsidRPr="006660A6">
        <w:t>, which is the characteristic of constitutive law.</w:t>
      </w:r>
    </w:p>
    <w:p w14:paraId="17765F29" w14:textId="0DD55975" w:rsidR="00BF43ED" w:rsidRPr="006660A6" w:rsidRDefault="00BF43ED" w:rsidP="000E65E0">
      <w:pPr>
        <w:pStyle w:val="Heading4"/>
      </w:pPr>
      <w:r w:rsidRPr="006660A6">
        <w:t>2.</w:t>
      </w:r>
      <w:r w:rsidR="00FD0342" w:rsidRPr="006660A6">
        <w:t>4.</w:t>
      </w:r>
      <w:r w:rsidR="00AC0DE3" w:rsidRPr="006660A6">
        <w:t>5</w:t>
      </w:r>
      <w:r w:rsidR="00FD0342" w:rsidRPr="006660A6">
        <w:t>.3</w:t>
      </w:r>
      <w:r w:rsidRPr="006660A6">
        <w:t xml:space="preserve"> Multiscale Approach</w:t>
      </w:r>
    </w:p>
    <w:p w14:paraId="3893065B" w14:textId="359C4E7F" w:rsidR="00BF43ED" w:rsidRPr="006660A6" w:rsidRDefault="009E238E" w:rsidP="00A84B5F">
      <w:r w:rsidRPr="006660A6">
        <w:t>The multiscale approach combines molecular dynamics and</w:t>
      </w:r>
      <w:r w:rsidR="006F1AB7" w:rsidRPr="006660A6">
        <w:t xml:space="preserve"> CP theory</w:t>
      </w:r>
      <w:r w:rsidR="00DF167B" w:rsidRPr="006660A6">
        <w:t>.</w:t>
      </w:r>
      <w:r w:rsidR="00016E35" w:rsidRPr="006660A6">
        <w:t xml:space="preserve"> </w:t>
      </w:r>
      <w:proofErr w:type="spellStart"/>
      <w:r w:rsidR="00016E35" w:rsidRPr="006660A6">
        <w:t>Pandong</w:t>
      </w:r>
      <w:proofErr w:type="spellEnd"/>
      <w:r w:rsidR="00016E35" w:rsidRPr="006660A6">
        <w:t xml:space="preserve"> Lin, et al, </w:t>
      </w:r>
      <w:sdt>
        <w:sdtPr>
          <w:rPr>
            <w:b/>
            <w:bCs/>
          </w:rPr>
          <w:id w:val="-529880469"/>
          <w:citation/>
        </w:sdtPr>
        <w:sdtContent>
          <w:r w:rsidR="00016E35" w:rsidRPr="006660A6">
            <w:rPr>
              <w:b/>
              <w:bCs/>
            </w:rPr>
            <w:fldChar w:fldCharType="begin"/>
          </w:r>
          <w:r w:rsidR="00016E35" w:rsidRPr="006660A6">
            <w:rPr>
              <w:b/>
              <w:bCs/>
            </w:rPr>
            <w:instrText xml:space="preserve"> CITATION Pan22 \l 16393 </w:instrText>
          </w:r>
          <w:r w:rsidR="00016E35" w:rsidRPr="006660A6">
            <w:rPr>
              <w:b/>
              <w:bCs/>
            </w:rPr>
            <w:fldChar w:fldCharType="separate"/>
          </w:r>
          <w:r w:rsidR="00282D8F" w:rsidRPr="006660A6">
            <w:rPr>
              <w:noProof/>
            </w:rPr>
            <w:t>(9)</w:t>
          </w:r>
          <w:r w:rsidR="00016E35" w:rsidRPr="006660A6">
            <w:rPr>
              <w:b/>
              <w:bCs/>
            </w:rPr>
            <w:fldChar w:fldCharType="end"/>
          </w:r>
        </w:sdtContent>
      </w:sdt>
      <w:r w:rsidR="00663058" w:rsidRPr="006660A6">
        <w:t xml:space="preserve"> used atomic scale parameters to introduce</w:t>
      </w:r>
      <w:r w:rsidR="00460751" w:rsidRPr="006660A6">
        <w:t xml:space="preserve"> absorption probability in the crystal plasticity framework.</w:t>
      </w:r>
      <w:r w:rsidR="004B3522" w:rsidRPr="006660A6">
        <w:t xml:space="preserve"> The mechanical behaviour of irradiated body-</w:t>
      </w:r>
      <w:proofErr w:type="spellStart"/>
      <w:r w:rsidR="004B3522" w:rsidRPr="006660A6">
        <w:t>center</w:t>
      </w:r>
      <w:proofErr w:type="spellEnd"/>
      <w:r w:rsidR="004B3522" w:rsidRPr="006660A6">
        <w:t xml:space="preserve">-cubic (BCC) A508-3 steel </w:t>
      </w:r>
      <w:r w:rsidR="000E0B50" w:rsidRPr="006660A6">
        <w:t xml:space="preserve">was analysed </w:t>
      </w:r>
      <w:r w:rsidR="008B1826" w:rsidRPr="006660A6">
        <w:t xml:space="preserve">using the evolution equations for partial- and full-absorption dislocation loops. </w:t>
      </w:r>
      <w:r w:rsidR="00A23C7E" w:rsidRPr="006660A6">
        <w:t xml:space="preserve">The results showed that irradiation </w:t>
      </w:r>
      <w:r w:rsidR="00624B8F" w:rsidRPr="006660A6">
        <w:t>caused an increase in mobile dislocations</w:t>
      </w:r>
      <w:r w:rsidR="00AD23A5" w:rsidRPr="006660A6">
        <w:t xml:space="preserve"> while obstructing the decrease of immobile dislocations.</w:t>
      </w:r>
    </w:p>
    <w:p w14:paraId="144F7C27" w14:textId="7B432107" w:rsidR="00D3148D" w:rsidRPr="006660A6" w:rsidRDefault="009C70FA" w:rsidP="00A84B5F">
      <w:r w:rsidRPr="006660A6">
        <w:t xml:space="preserve">Ilona </w:t>
      </w:r>
      <w:proofErr w:type="spellStart"/>
      <w:r w:rsidRPr="006660A6">
        <w:t>Frankenreiter</w:t>
      </w:r>
      <w:proofErr w:type="spellEnd"/>
      <w:r w:rsidRPr="006660A6">
        <w:t xml:space="preserve">, et al, </w:t>
      </w:r>
      <w:sdt>
        <w:sdtPr>
          <w:rPr>
            <w:b/>
            <w:bCs/>
          </w:rPr>
          <w:id w:val="-1950464578"/>
          <w:citation/>
        </w:sdtPr>
        <w:sdtContent>
          <w:r w:rsidRPr="006660A6">
            <w:rPr>
              <w:b/>
              <w:bCs/>
            </w:rPr>
            <w:fldChar w:fldCharType="begin"/>
          </w:r>
          <w:r w:rsidRPr="006660A6">
            <w:rPr>
              <w:b/>
              <w:bCs/>
            </w:rPr>
            <w:instrText xml:space="preserve"> CITATION Ilo11 \l 16393 </w:instrText>
          </w:r>
          <w:r w:rsidRPr="006660A6">
            <w:rPr>
              <w:b/>
              <w:bCs/>
            </w:rPr>
            <w:fldChar w:fldCharType="separate"/>
          </w:r>
          <w:r w:rsidR="00282D8F" w:rsidRPr="006660A6">
            <w:rPr>
              <w:noProof/>
            </w:rPr>
            <w:t>(10)</w:t>
          </w:r>
          <w:r w:rsidRPr="006660A6">
            <w:rPr>
              <w:b/>
              <w:bCs/>
            </w:rPr>
            <w:fldChar w:fldCharType="end"/>
          </w:r>
        </w:sdtContent>
      </w:sdt>
      <w:r w:rsidR="00EE590B" w:rsidRPr="006660A6">
        <w:rPr>
          <w:b/>
          <w:bCs/>
        </w:rPr>
        <w:t xml:space="preserve"> </w:t>
      </w:r>
      <w:r w:rsidR="00EE590B" w:rsidRPr="006660A6">
        <w:t xml:space="preserve">developed a computationally </w:t>
      </w:r>
      <w:r w:rsidR="00AF027C" w:rsidRPr="006660A6">
        <w:t>efficient</w:t>
      </w:r>
      <w:r w:rsidR="00EE590B" w:rsidRPr="006660A6">
        <w:t xml:space="preserve"> </w:t>
      </w:r>
      <w:r w:rsidR="00AF027C" w:rsidRPr="006660A6">
        <w:t xml:space="preserve">two-scale hybrid model </w:t>
      </w:r>
      <w:r w:rsidR="0017600D" w:rsidRPr="006660A6">
        <w:t xml:space="preserve">by combining a macroscopic model with </w:t>
      </w:r>
      <w:r w:rsidR="00A42E61" w:rsidRPr="006660A6">
        <w:t xml:space="preserve">crystal reorientation mechanisms, which </w:t>
      </w:r>
      <w:r w:rsidR="00B51E79" w:rsidRPr="006660A6">
        <w:t>causes anisotropies</w:t>
      </w:r>
      <w:r w:rsidR="00A42E61" w:rsidRPr="006660A6">
        <w:t xml:space="preserve"> at the macroscale which are texture based.</w:t>
      </w:r>
      <w:r w:rsidR="00F50590" w:rsidRPr="006660A6">
        <w:t xml:space="preserve"> </w:t>
      </w:r>
      <w:r w:rsidR="00B51E79" w:rsidRPr="006660A6">
        <w:t xml:space="preserve">The </w:t>
      </w:r>
      <w:r w:rsidR="00D3148D" w:rsidRPr="006660A6">
        <w:t>microstructural bridging</w:t>
      </w:r>
      <w:r w:rsidR="00B51E79" w:rsidRPr="006660A6">
        <w:t xml:space="preserve"> is established through definitions of macroscopic structural tensors based on homogenization, taking into consideration the chang</w:t>
      </w:r>
      <w:r w:rsidR="00D3148D" w:rsidRPr="006660A6">
        <w:t xml:space="preserve">es in texture of </w:t>
      </w:r>
      <w:r w:rsidR="00B51E79" w:rsidRPr="006660A6">
        <w:t>orientation.</w:t>
      </w:r>
    </w:p>
    <w:p w14:paraId="7D1C086D" w14:textId="77777777" w:rsidR="008D0404" w:rsidRPr="006660A6" w:rsidRDefault="008D0404" w:rsidP="002964BC">
      <w:pPr>
        <w:pStyle w:val="Heading2"/>
        <w:numPr>
          <w:ilvl w:val="0"/>
          <w:numId w:val="0"/>
        </w:numPr>
        <w:ind w:left="720" w:hanging="720"/>
      </w:pPr>
    </w:p>
    <w:p w14:paraId="67866C53" w14:textId="6234296F" w:rsidR="00D3148D" w:rsidRPr="006660A6" w:rsidRDefault="007465A9" w:rsidP="002964BC">
      <w:pPr>
        <w:pStyle w:val="Heading2"/>
        <w:numPr>
          <w:ilvl w:val="0"/>
          <w:numId w:val="0"/>
        </w:numPr>
        <w:ind w:left="720" w:hanging="720"/>
      </w:pPr>
      <w:bookmarkStart w:id="36" w:name="_Toc154001224"/>
      <w:r w:rsidRPr="006660A6">
        <w:lastRenderedPageBreak/>
        <w:t xml:space="preserve">2.5 </w:t>
      </w:r>
      <w:r w:rsidR="00D3148D" w:rsidRPr="006660A6">
        <w:t>Machine Learning</w:t>
      </w:r>
      <w:bookmarkEnd w:id="36"/>
    </w:p>
    <w:p w14:paraId="52BC45F3" w14:textId="402825AC" w:rsidR="00660764" w:rsidRPr="006660A6" w:rsidRDefault="00660764" w:rsidP="00A84B5F">
      <w:r w:rsidRPr="006660A6">
        <w:t xml:space="preserve">Machine learning (ML) </w:t>
      </w:r>
      <w:r w:rsidR="00995BFB" w:rsidRPr="006660A6">
        <w:t xml:space="preserve">is a field </w:t>
      </w:r>
      <w:r w:rsidRPr="006660A6">
        <w:t xml:space="preserve">within artificial intelligence (AI), </w:t>
      </w:r>
      <w:r w:rsidR="00995BFB" w:rsidRPr="006660A6">
        <w:t xml:space="preserve">that </w:t>
      </w:r>
      <w:r w:rsidR="006A6D3D" w:rsidRPr="006660A6">
        <w:t>focuses</w:t>
      </w:r>
      <w:r w:rsidRPr="006660A6">
        <w:t xml:space="preserve"> on the development of algorithms and models for data-driven prediction and decision-making, </w:t>
      </w:r>
      <w:r w:rsidR="346FC736" w:rsidRPr="006660A6">
        <w:t xml:space="preserve">without any </w:t>
      </w:r>
      <w:r w:rsidRPr="006660A6">
        <w:t xml:space="preserve">explicit programming. The fundamental </w:t>
      </w:r>
      <w:r w:rsidR="346FC736" w:rsidRPr="006660A6">
        <w:t>goal</w:t>
      </w:r>
      <w:r w:rsidR="006A6D3D" w:rsidRPr="006660A6">
        <w:t xml:space="preserve"> </w:t>
      </w:r>
      <w:r w:rsidRPr="006660A6">
        <w:t xml:space="preserve">of ML is to enable systems to iteratively enhance their performance on specific tasks through experiential learning. </w:t>
      </w:r>
      <w:commentRangeStart w:id="37"/>
      <w:commentRangeEnd w:id="37"/>
      <w:r w:rsidRPr="006660A6">
        <w:commentReference w:id="37"/>
      </w:r>
    </w:p>
    <w:p w14:paraId="76432A5C" w14:textId="498710AE" w:rsidR="00660764" w:rsidRPr="006660A6" w:rsidRDefault="00660764" w:rsidP="00A84B5F">
      <w:r w:rsidRPr="006660A6">
        <w:t xml:space="preserve">The categorical delineation of machine learning encompasses several types, tailored to distinct learning paradigms. Supervised learning involves training algorithms on </w:t>
      </w:r>
      <w:proofErr w:type="spellStart"/>
      <w:r w:rsidRPr="006660A6">
        <w:t>labeled</w:t>
      </w:r>
      <w:proofErr w:type="spellEnd"/>
      <w:r w:rsidRPr="006660A6">
        <w:t xml:space="preserve"> datasets, where each input corresponds to a specific output. This enables the model to learn the mapping of inputs to outputs and make predictions on unseen data. In contrast, unsupervised learning tasks algorithms with </w:t>
      </w:r>
      <w:r w:rsidR="19282B9C" w:rsidRPr="006660A6">
        <w:t>learning</w:t>
      </w:r>
      <w:r w:rsidRPr="006660A6">
        <w:t xml:space="preserve"> patterns or relationships within </w:t>
      </w:r>
      <w:proofErr w:type="spellStart"/>
      <w:r w:rsidRPr="006660A6">
        <w:t>unlabeled</w:t>
      </w:r>
      <w:proofErr w:type="spellEnd"/>
      <w:r w:rsidRPr="006660A6">
        <w:t xml:space="preserve"> data, including clustering and dimensionality reduction. Semi-supervised </w:t>
      </w:r>
      <w:r w:rsidR="00DD3940" w:rsidRPr="006660A6">
        <w:t>learning uses</w:t>
      </w:r>
      <w:r w:rsidRPr="006660A6">
        <w:t xml:space="preserve"> datasets containing both </w:t>
      </w:r>
      <w:r w:rsidR="000406FF" w:rsidRPr="006660A6">
        <w:t>labelled</w:t>
      </w:r>
      <w:r w:rsidRPr="006660A6">
        <w:t xml:space="preserve"> and </w:t>
      </w:r>
      <w:r w:rsidR="000406FF" w:rsidRPr="006660A6">
        <w:t>unlabelled</w:t>
      </w:r>
      <w:r w:rsidRPr="006660A6">
        <w:t xml:space="preserve"> </w:t>
      </w:r>
      <w:r w:rsidR="00AB758E" w:rsidRPr="006660A6">
        <w:t>examples, combining</w:t>
      </w:r>
      <w:r w:rsidR="7D51AAF0" w:rsidRPr="006660A6">
        <w:t xml:space="preserve"> the</w:t>
      </w:r>
      <w:r w:rsidRPr="006660A6">
        <w:t xml:space="preserve"> strengths of both paradigms. Reinforcement learning introduces an agent interacting with an environment, learning to make decisions through feedback in the form of rewards or penalties. </w:t>
      </w:r>
      <w:r w:rsidR="008E4E88" w:rsidRPr="006660A6">
        <w:t>The operational workflow of machine learni</w:t>
      </w:r>
      <w:r w:rsidR="00C04215" w:rsidRPr="006660A6">
        <w:t>ng starts</w:t>
      </w:r>
      <w:r w:rsidRPr="006660A6">
        <w:t xml:space="preserve"> with data collection, emphasizing the acquisition of representative datasets aligned with specific problem domains. Subsequent data pre-processing involves cleaning, transformation, and preparation to render the data conducive to effective training. The model undergoes training, adjusting its internal parameters to discern patterns or relationships within the data. </w:t>
      </w:r>
      <w:r w:rsidR="00A139AD" w:rsidRPr="006660A6">
        <w:t>The model is then evaluated,</w:t>
      </w:r>
      <w:r w:rsidRPr="006660A6">
        <w:t xml:space="preserve"> wherein the model is tested on new, unseen data to gauge its generalization capabilities. Metrics, spanning accuracy to precision and recall, furnish quantitative assessments of the model's performance. The </w:t>
      </w:r>
      <w:r w:rsidR="00A139AD" w:rsidRPr="006660A6">
        <w:t>final</w:t>
      </w:r>
      <w:r w:rsidRPr="006660A6">
        <w:t xml:space="preserve"> deployment of the model for prediction or inference involves </w:t>
      </w:r>
      <w:r w:rsidR="00A139AD" w:rsidRPr="006660A6">
        <w:t>using</w:t>
      </w:r>
      <w:r w:rsidRPr="006660A6">
        <w:t xml:space="preserve"> its acquired knowledge to make decisions on fresh data.</w:t>
      </w:r>
    </w:p>
    <w:p w14:paraId="32D8BD4B" w14:textId="77777777" w:rsidR="00660764" w:rsidRPr="006660A6" w:rsidRDefault="00660764" w:rsidP="00A84B5F">
      <w:r w:rsidRPr="006660A6">
        <w:t>Exploration of the spectrum of algorithms and techniques within machine learning reveals a diverse array, each tailored to specific tasks and data characteristics. Conventional approaches encompass linear regression, decision trees, and support vector machines. With the advent of deep learning, neural networks with multiple layers have proven highly effective in complex tasks such as image and speech recognition. The dynamic nature of the field is evident in the continual evolution of algorithms, with ongoing research and innovation propelling machine learning into new applications and domains.</w:t>
      </w:r>
    </w:p>
    <w:p w14:paraId="77CDB084" w14:textId="6C949C6E" w:rsidR="00A139AD" w:rsidRPr="006660A6" w:rsidRDefault="00660764" w:rsidP="00A84B5F">
      <w:r w:rsidRPr="006660A6">
        <w:t>Nevertheless, the application of machine learning is not without challenges. Overfitting is a common p</w:t>
      </w:r>
      <w:r w:rsidR="00A71F68" w:rsidRPr="006660A6">
        <w:t>roblem when</w:t>
      </w:r>
      <w:r w:rsidRPr="006660A6">
        <w:t xml:space="preserve"> a model becomes overly attuned to the nuances of the training data, compromising its ability to generalize to new instances. Bias and fairness concerns underscore the need to address inherent biases in training data, preventing the perpetuation of discrimination in algorithmic decision-making. Interpretability emerges as a critical aspect, particularly in sensitive domains such as healthcare and finance, necessitating a comprehensive understanding of how a model arrives at its decisions.</w:t>
      </w:r>
    </w:p>
    <w:p w14:paraId="0D5C31BC" w14:textId="051533E1" w:rsidR="009979A6" w:rsidRPr="006660A6" w:rsidRDefault="000E65E0" w:rsidP="000E65E0">
      <w:pPr>
        <w:pStyle w:val="Heading3"/>
      </w:pPr>
      <w:bookmarkStart w:id="38" w:name="_Toc154001225"/>
      <w:r w:rsidRPr="006660A6">
        <w:t xml:space="preserve">2.5.1 </w:t>
      </w:r>
      <w:r w:rsidR="009979A6" w:rsidRPr="006660A6">
        <w:t>Neural Network</w:t>
      </w:r>
      <w:r w:rsidR="00B74440" w:rsidRPr="006660A6">
        <w:t>s</w:t>
      </w:r>
      <w:bookmarkEnd w:id="38"/>
    </w:p>
    <w:p w14:paraId="48EDA53E" w14:textId="7ECC9978" w:rsidR="00B74440" w:rsidRPr="006660A6" w:rsidRDefault="00B74440" w:rsidP="00A84B5F">
      <w:r w:rsidRPr="006660A6">
        <w:t>A neural network represents a computational paradigm inspired by the structural and functional intricacies of the human brain, constituting a pivotal element in the realms of machine learning and artificial intelligence, particularly within the ambit of deep learning. This model comprises interconnected artificial neurons arranged in layers, encompassing an input layer, one or more hidden layers, and an output layer.</w:t>
      </w:r>
    </w:p>
    <w:p w14:paraId="0E7D6496" w14:textId="13A4F7C3" w:rsidR="00B74440" w:rsidRPr="006660A6" w:rsidRDefault="00B74440" w:rsidP="00A84B5F">
      <w:r w:rsidRPr="006660A6">
        <w:t>The synaptic connections between nodes, characterized by adjustable weights, undergo iterative refinement during training. This process, commonly referred to as backpropagation, entails the adjustment of weights based on input data and target outputs, facilitating the neural network's acquisition of intricate patterns and relationships within the data.</w:t>
      </w:r>
    </w:p>
    <w:p w14:paraId="3FEEAD42" w14:textId="7225DDAA" w:rsidR="00B74440" w:rsidRPr="006660A6" w:rsidRDefault="00B74440" w:rsidP="00A84B5F">
      <w:r w:rsidRPr="006660A6">
        <w:lastRenderedPageBreak/>
        <w:t>Operational nodes within the neural network apply an activation function to the weighted sum of their inputs, introducing a crucial non-linear dimensionality to the model. Canonical activation functions include the sigmoid, hyperbolic tangent (tanh), and rectified linear unit (</w:t>
      </w:r>
      <w:proofErr w:type="spellStart"/>
      <w:r w:rsidRPr="006660A6">
        <w:t>ReLU</w:t>
      </w:r>
      <w:proofErr w:type="spellEnd"/>
      <w:r w:rsidRPr="006660A6">
        <w:t>). The architectural diversity of neural networks encompasses feedforward structures, facilitating linear information flow from input to output layers, as well as specialized architectures like Convolutional Neural Networks (CNNs) for spatially structured data and Recurrent Neural Networks (RNNs) for sequential data, characterized by recurrent connections that retain memory of past inputs.</w:t>
      </w:r>
    </w:p>
    <w:p w14:paraId="4A54475C" w14:textId="68464AE6" w:rsidR="00B74440" w:rsidRPr="006660A6" w:rsidRDefault="00B74440" w:rsidP="00A84B5F">
      <w:r w:rsidRPr="006660A6">
        <w:t xml:space="preserve">The training regimen for neural networks often necessitates a considerable volume of </w:t>
      </w:r>
      <w:proofErr w:type="spellStart"/>
      <w:r w:rsidRPr="006660A6">
        <w:t>labeled</w:t>
      </w:r>
      <w:proofErr w:type="spellEnd"/>
      <w:r w:rsidRPr="006660A6">
        <w:t xml:space="preserve"> data and computational resources. Mitigating these requisites, transfer learning has emerged as a pragmatic approach, involving the adaptation of pre-trained neural networks for new tasks. Ongoing advancements in neural network architectures, optimization algorithms, and hardware acceleration contribute to their heightened efficacy in domains such as image recognition, natural language processing, and speech recognition.</w:t>
      </w:r>
    </w:p>
    <w:p w14:paraId="4D16503F" w14:textId="1E427BE6" w:rsidR="00B74440" w:rsidRPr="006660A6" w:rsidRDefault="00B74440" w:rsidP="00A84B5F">
      <w:r w:rsidRPr="006660A6">
        <w:t>Persisting challenges encompass the interpretability of complex models, potential biases embedded in training data, and the imperative of substantial datasets for training purposes. Notwithstanding these challenges, neural networks remain at the vanguard of artificial intelligence applications, progressively expanding the horizons of machine learning capabilities and accomplishments.</w:t>
      </w:r>
    </w:p>
    <w:p w14:paraId="14B180F6" w14:textId="7F9331B5" w:rsidR="00E72B75" w:rsidRPr="006660A6" w:rsidRDefault="000E65E0" w:rsidP="000E65E0">
      <w:pPr>
        <w:pStyle w:val="Heading3"/>
      </w:pPr>
      <w:bookmarkStart w:id="39" w:name="_Toc154001226"/>
      <w:r w:rsidRPr="006660A6">
        <w:t xml:space="preserve">2.5.2 </w:t>
      </w:r>
      <w:r w:rsidR="00E72B75" w:rsidRPr="006660A6">
        <w:t>Deep Neural Networks</w:t>
      </w:r>
      <w:bookmarkEnd w:id="39"/>
    </w:p>
    <w:p w14:paraId="05320471" w14:textId="646DE616" w:rsidR="006D0CF4" w:rsidRPr="006660A6" w:rsidRDefault="006D0CF4" w:rsidP="00A84B5F">
      <w:r w:rsidRPr="006660A6">
        <w:t>Deep neural networks (DNNs) constitute an advanced class of artificial neural networks characterized by their depth, denoting the incorporation of multiple layers between the input and output layers. This profound architectural depth empowers deep neural networks to adeptly discern intricate hierarchical features and abstract representations within the data, rendering them particularly efficacious in learning complex patterns.</w:t>
      </w:r>
    </w:p>
    <w:p w14:paraId="58C543BB" w14:textId="4757345D" w:rsidR="006D0CF4" w:rsidRPr="006660A6" w:rsidRDefault="006D0CF4" w:rsidP="00A84B5F">
      <w:r w:rsidRPr="006660A6">
        <w:t>Noteworthy attributes of deep neural networks encompass the following:</w:t>
      </w:r>
    </w:p>
    <w:p w14:paraId="22C43DF8" w14:textId="6BB0541C" w:rsidR="006D0CF4" w:rsidRPr="006660A6" w:rsidRDefault="006D0CF4" w:rsidP="000E65E0">
      <w:pPr>
        <w:pStyle w:val="Heading4"/>
      </w:pPr>
      <w:r w:rsidRPr="006660A6">
        <w:t>2.</w:t>
      </w:r>
      <w:r w:rsidR="000E65E0" w:rsidRPr="006660A6">
        <w:t>5</w:t>
      </w:r>
      <w:r w:rsidRPr="006660A6">
        <w:t>.2.1 Architecture</w:t>
      </w:r>
    </w:p>
    <w:p w14:paraId="5D8A0F2F" w14:textId="452722D4" w:rsidR="006D0CF4" w:rsidRPr="006660A6" w:rsidRDefault="006D0CF4" w:rsidP="00A84B5F">
      <w:r w:rsidRPr="006660A6">
        <w:t>Input Layer: The initial layer that receives the raw input data.</w:t>
      </w:r>
    </w:p>
    <w:p w14:paraId="147571D7" w14:textId="1D600AD2" w:rsidR="006D0CF4" w:rsidRPr="006660A6" w:rsidRDefault="006D0CF4" w:rsidP="00A84B5F">
      <w:r w:rsidRPr="006660A6">
        <w:t>Hidden Layers: Multiple layers, typifying the depth of deep networks, progressively extract   hierarchical features from the input data. Each layer comprises interconnected nodes, contributing to the network's depth.</w:t>
      </w:r>
    </w:p>
    <w:p w14:paraId="3C9F73C5" w14:textId="7C8AFAFF" w:rsidR="006D0CF4" w:rsidRPr="006660A6" w:rsidRDefault="006D0CF4" w:rsidP="00A84B5F">
      <w:r w:rsidRPr="006660A6">
        <w:t>Output Layer: The terminal layer responsible for generating the network's prediction or classification.</w:t>
      </w:r>
    </w:p>
    <w:p w14:paraId="0560C40D" w14:textId="65B50D30" w:rsidR="006D0CF4" w:rsidRPr="006660A6" w:rsidRDefault="000C5EBF" w:rsidP="000E65E0">
      <w:pPr>
        <w:pStyle w:val="Heading4"/>
      </w:pPr>
      <w:r w:rsidRPr="006660A6">
        <w:t>2.</w:t>
      </w:r>
      <w:r w:rsidR="000E65E0" w:rsidRPr="006660A6">
        <w:t>5</w:t>
      </w:r>
      <w:r w:rsidRPr="006660A6">
        <w:t>.2.2 Training</w:t>
      </w:r>
    </w:p>
    <w:p w14:paraId="04A0C3BF" w14:textId="34BB15BF" w:rsidR="006D0CF4" w:rsidRPr="006660A6" w:rsidRDefault="006D0CF4" w:rsidP="00A84B5F">
      <w:pPr>
        <w:rPr>
          <w:ins w:id="40" w:author="Guest User" w:date="2023-12-19T18:16:00Z"/>
        </w:rPr>
      </w:pPr>
      <w:r w:rsidRPr="006660A6">
        <w:t>DNNs undergo training via supervised learning, wherein they learn to map input data to corresponding output labels. Training involves the iterative adjustment of weights between nodes to minimize a designated loss function through optimization methodologies such as gradient descent.</w:t>
      </w:r>
      <w:r w:rsidR="007A246C" w:rsidRPr="006660A6">
        <w:t xml:space="preserve"> </w:t>
      </w:r>
      <w:r w:rsidRPr="006660A6">
        <w:t>Backpropagation, a fundamental algorithm, facilitates the iterative adaptation of weights by calculating the gradient of the loss function concerning the weights.</w:t>
      </w:r>
    </w:p>
    <w:p w14:paraId="6A444D9F" w14:textId="2C6F5D9D" w:rsidR="2A321259" w:rsidRPr="006660A6" w:rsidRDefault="2A321259" w:rsidP="2A321259">
      <w:pPr>
        <w:rPr>
          <w:ins w:id="41" w:author="Guest User" w:date="2023-12-19T18:16:00Z"/>
        </w:rPr>
      </w:pPr>
      <w:proofErr w:type="spellStart"/>
      <w:ins w:id="42" w:author="Guest User" w:date="2023-12-19T18:16:00Z">
        <w:r w:rsidRPr="006660A6">
          <w:t>backpropogation</w:t>
        </w:r>
        <w:proofErr w:type="spellEnd"/>
      </w:ins>
    </w:p>
    <w:p w14:paraId="4770535F" w14:textId="65414EA0" w:rsidR="2A321259" w:rsidRPr="006660A6" w:rsidRDefault="2A321259" w:rsidP="2A321259">
      <w:pPr>
        <w:rPr>
          <w:ins w:id="43" w:author="Guest User" w:date="2023-12-19T21:08:00Z"/>
        </w:rPr>
      </w:pPr>
      <w:ins w:id="44" w:author="Guest User" w:date="2023-12-19T18:16:00Z">
        <w:r w:rsidRPr="006660A6">
          <w:t xml:space="preserve">Optimization </w:t>
        </w:r>
      </w:ins>
      <w:ins w:id="45" w:author="Guest User" w:date="2023-12-19T18:17:00Z">
        <w:r w:rsidRPr="006660A6">
          <w:t>(</w:t>
        </w:r>
        <w:proofErr w:type="spellStart"/>
        <w:r w:rsidRPr="006660A6">
          <w:t>adam</w:t>
        </w:r>
        <w:proofErr w:type="spellEnd"/>
        <w:r w:rsidRPr="006660A6">
          <w:t>)</w:t>
        </w:r>
      </w:ins>
    </w:p>
    <w:p w14:paraId="07C49E2E" w14:textId="032E5146" w:rsidR="03F5AB27" w:rsidRPr="006660A6" w:rsidRDefault="03F5AB27" w:rsidP="03F5AB27">
      <w:pPr>
        <w:rPr>
          <w:ins w:id="46" w:author="Guest User" w:date="2023-12-19T21:09:00Z"/>
        </w:rPr>
      </w:pPr>
      <w:ins w:id="47" w:author="Guest User" w:date="2023-12-19T21:08:00Z">
        <w:r w:rsidRPr="006660A6">
          <w:t xml:space="preserve">Exponential </w:t>
        </w:r>
        <w:proofErr w:type="spellStart"/>
        <w:r w:rsidRPr="006660A6">
          <w:t>learing</w:t>
        </w:r>
        <w:proofErr w:type="spellEnd"/>
        <w:r w:rsidRPr="006660A6">
          <w:t xml:space="preserve"> rate </w:t>
        </w:r>
        <w:proofErr w:type="spellStart"/>
        <w:r w:rsidRPr="006660A6">
          <w:t>sceduler</w:t>
        </w:r>
      </w:ins>
      <w:proofErr w:type="spellEnd"/>
    </w:p>
    <w:p w14:paraId="4C769A78" w14:textId="3EBCD482" w:rsidR="06C118F4" w:rsidRPr="006660A6" w:rsidRDefault="06C118F4" w:rsidP="06C118F4">
      <w:ins w:id="48" w:author="Guest User" w:date="2023-12-19T21:09:00Z">
        <w:r w:rsidRPr="006660A6">
          <w:lastRenderedPageBreak/>
          <w:t>https://pytorch.org/docs/stable/generated/torch.optim.lr_scheduler.ExponentialLR.html#torch.optim.lr_scheduler.ExponentialLR</w:t>
        </w:r>
      </w:ins>
    </w:p>
    <w:p w14:paraId="6D0520D9" w14:textId="77777777" w:rsidR="00DD3940" w:rsidRPr="006660A6" w:rsidRDefault="00DD3940" w:rsidP="000E65E0">
      <w:pPr>
        <w:pStyle w:val="Heading4"/>
      </w:pPr>
    </w:p>
    <w:p w14:paraId="0111F2B2" w14:textId="5635E7A9" w:rsidR="007A246C" w:rsidRPr="006660A6" w:rsidRDefault="007A246C" w:rsidP="000E65E0">
      <w:pPr>
        <w:pStyle w:val="Heading4"/>
      </w:pPr>
      <w:r w:rsidRPr="006660A6">
        <w:t>2.</w:t>
      </w:r>
      <w:r w:rsidR="000E65E0" w:rsidRPr="006660A6">
        <w:t>5</w:t>
      </w:r>
      <w:r w:rsidRPr="006660A6">
        <w:t>.2.3 Activation Functions</w:t>
      </w:r>
    </w:p>
    <w:p w14:paraId="6A53578B" w14:textId="57EDE221" w:rsidR="006D0CF4" w:rsidRPr="006660A6" w:rsidRDefault="006D0CF4" w:rsidP="00A84B5F">
      <w:r w:rsidRPr="006660A6">
        <w:t>Activation functions introduce crucial non-linearities to the model, enabling DNNs to discern intricate relationships. Prominent activation functions include Rectified Linear Unit (</w:t>
      </w:r>
      <w:proofErr w:type="spellStart"/>
      <w:r w:rsidRPr="006660A6">
        <w:t>ReLU</w:t>
      </w:r>
      <w:proofErr w:type="spellEnd"/>
      <w:r w:rsidRPr="006660A6">
        <w:t>), sigmoid, and hyperbolic tangent (tanh).</w:t>
      </w:r>
      <w:r w:rsidR="00CF038F" w:rsidRPr="006660A6">
        <w:t xml:space="preserve">                                                        </w:t>
      </w:r>
    </w:p>
    <w:p w14:paraId="355479C3" w14:textId="0EBB8645" w:rsidR="00B021BD" w:rsidRPr="006660A6" w:rsidRDefault="00B021BD" w:rsidP="000E65E0">
      <w:pPr>
        <w:pStyle w:val="Heading4"/>
      </w:pPr>
      <w:r w:rsidRPr="006660A6">
        <w:t>2.</w:t>
      </w:r>
      <w:r w:rsidR="000E65E0" w:rsidRPr="006660A6">
        <w:t>5</w:t>
      </w:r>
      <w:r w:rsidRPr="006660A6">
        <w:t xml:space="preserve">.2.4 </w:t>
      </w:r>
      <w:r w:rsidR="3FE6FF43" w:rsidRPr="006660A6">
        <w:t>Common Types</w:t>
      </w:r>
      <w:r w:rsidRPr="006660A6">
        <w:t xml:space="preserve"> of Deep Neural Network</w:t>
      </w:r>
    </w:p>
    <w:p w14:paraId="4CFF93BE" w14:textId="5D53D0D2" w:rsidR="006D0CF4" w:rsidRPr="006660A6" w:rsidRDefault="006D0CF4" w:rsidP="00A84B5F">
      <w:r w:rsidRPr="006660A6">
        <w:rPr>
          <w:b/>
          <w:bCs/>
        </w:rPr>
        <w:t>Feedforward Neural Networks (FNNs</w:t>
      </w:r>
      <w:r w:rsidRPr="006660A6">
        <w:t>):</w:t>
      </w:r>
      <w:r w:rsidR="00B021BD" w:rsidRPr="006660A6">
        <w:t xml:space="preserve"> </w:t>
      </w:r>
      <w:r w:rsidRPr="006660A6">
        <w:t>The foundational form of deep neural networks, where information flows linearly from input to output without feedback loops.</w:t>
      </w:r>
    </w:p>
    <w:p w14:paraId="03D3C87A" w14:textId="2E4BD4EB" w:rsidR="006D0CF4" w:rsidRPr="006660A6" w:rsidRDefault="006D0CF4" w:rsidP="00A84B5F">
      <w:r w:rsidRPr="006660A6">
        <w:rPr>
          <w:b/>
          <w:bCs/>
        </w:rPr>
        <w:t>Convolutional Neural Networks (CNNs)</w:t>
      </w:r>
      <w:r w:rsidR="00B021BD" w:rsidRPr="006660A6">
        <w:t>:</w:t>
      </w:r>
      <w:r w:rsidRPr="006660A6">
        <w:t xml:space="preserve"> Tailored for processing grid-like data, particularly images, CNNs employ convolutional layers to capture spatial hierarchies and mitigate the necessity for manual feature engineering.</w:t>
      </w:r>
    </w:p>
    <w:p w14:paraId="6EBEABBC" w14:textId="37572F68" w:rsidR="006D0CF4" w:rsidRPr="006660A6" w:rsidRDefault="006D0CF4" w:rsidP="00A84B5F">
      <w:r w:rsidRPr="006660A6">
        <w:rPr>
          <w:b/>
          <w:bCs/>
        </w:rPr>
        <w:t>Recurrent Neural Networks (RNNs)</w:t>
      </w:r>
      <w:r w:rsidRPr="006660A6">
        <w:t>: Suited for sequential data, RNNs incorporate recurrent connections to capture temporal dependencies. Variants such as Long Short-Term Memory (LSTM) and Gated Recurrent Unit (GRU) address challenges like vanishing gradients in conventional RNNs.</w:t>
      </w:r>
    </w:p>
    <w:p w14:paraId="48BB78EF" w14:textId="749D4969" w:rsidR="00B021BD" w:rsidRPr="006660A6" w:rsidRDefault="00B021BD" w:rsidP="000E65E0">
      <w:pPr>
        <w:pStyle w:val="Heading4"/>
      </w:pPr>
      <w:r w:rsidRPr="006660A6">
        <w:t>2.</w:t>
      </w:r>
      <w:r w:rsidR="000E65E0" w:rsidRPr="006660A6">
        <w:t>5</w:t>
      </w:r>
      <w:r w:rsidRPr="006660A6">
        <w:t>.2.5 Applications</w:t>
      </w:r>
    </w:p>
    <w:p w14:paraId="5E9B0414" w14:textId="0755F66B" w:rsidR="006D0CF4" w:rsidRPr="006660A6" w:rsidRDefault="006D0CF4" w:rsidP="00A84B5F">
      <w:r w:rsidRPr="006660A6">
        <w:t>DNNs have demonstrated remarkable success across diverse applications, including image and speech recognition, natural language processing, autonomous vehicles, and medical diagnostics. Transfer learning, leveraging pre-trained DNNs for specific tasks, has emerged as a prevalent strategy to address data and computational demands.</w:t>
      </w:r>
    </w:p>
    <w:p w14:paraId="69969FC2" w14:textId="77777777" w:rsidR="00894AEC" w:rsidRPr="006660A6" w:rsidRDefault="00894AEC" w:rsidP="00A84B5F"/>
    <w:p w14:paraId="5D7F5631" w14:textId="527BC8B7" w:rsidR="00907FBF" w:rsidRPr="006660A6" w:rsidRDefault="00907FBF" w:rsidP="00A84B5F">
      <w:r w:rsidRPr="006660A6">
        <w:rPr>
          <w:noProof/>
        </w:rPr>
        <w:drawing>
          <wp:inline distT="0" distB="0" distL="0" distR="0" wp14:anchorId="3EC4039D" wp14:editId="018DEE29">
            <wp:extent cx="5760720" cy="20777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077720"/>
                    </a:xfrm>
                    <a:prstGeom prst="rect">
                      <a:avLst/>
                    </a:prstGeom>
                    <a:noFill/>
                    <a:ln>
                      <a:noFill/>
                    </a:ln>
                  </pic:spPr>
                </pic:pic>
              </a:graphicData>
            </a:graphic>
          </wp:inline>
        </w:drawing>
      </w:r>
    </w:p>
    <w:p w14:paraId="24860B8F" w14:textId="02697D02" w:rsidR="009E3210" w:rsidRPr="006660A6" w:rsidRDefault="00907FBF" w:rsidP="00092EA5">
      <w:pPr>
        <w:pStyle w:val="Caption"/>
        <w:jc w:val="left"/>
      </w:pPr>
      <w:bookmarkStart w:id="49" w:name="_Toc153927591"/>
      <w:bookmarkStart w:id="50" w:name="_Toc153978327"/>
      <w:r w:rsidRPr="006660A6">
        <w:t xml:space="preserve">Figure </w:t>
      </w:r>
      <w:fldSimple w:instr=" SEQ Figure \* ARABIC ">
        <w:r w:rsidR="00FD2947" w:rsidRPr="006660A6">
          <w:rPr>
            <w:noProof/>
          </w:rPr>
          <w:t>7</w:t>
        </w:r>
      </w:fldSimple>
      <w:r w:rsidRPr="006660A6">
        <w:t xml:space="preserve"> Architecture of Typical DNN adapted from</w:t>
      </w:r>
      <w:r w:rsidR="00092EA5" w:rsidRPr="006660A6">
        <w:t xml:space="preserve"> </w:t>
      </w:r>
      <w:r w:rsidR="00CC3913" w:rsidRPr="006660A6">
        <w:t>https://www.sciencedirect.com/science/article/pii/S004578252030637X</w:t>
      </w:r>
      <w:bookmarkEnd w:id="49"/>
      <w:bookmarkEnd w:id="50"/>
    </w:p>
    <w:p w14:paraId="69323EFA" w14:textId="77777777" w:rsidR="00894AEC" w:rsidRPr="006660A6" w:rsidRDefault="00894AEC" w:rsidP="00BC0B39">
      <w:pPr>
        <w:pStyle w:val="Heading3"/>
      </w:pPr>
    </w:p>
    <w:p w14:paraId="54FC6A82" w14:textId="47718619" w:rsidR="009E3210" w:rsidRPr="006660A6" w:rsidRDefault="00BC0B39" w:rsidP="00BC0B39">
      <w:pPr>
        <w:pStyle w:val="Heading3"/>
      </w:pPr>
      <w:bookmarkStart w:id="51" w:name="_Toc154001227"/>
      <w:r w:rsidRPr="006660A6">
        <w:t>2.5.3 Convolutional Neural Network</w:t>
      </w:r>
      <w:bookmarkEnd w:id="51"/>
    </w:p>
    <w:p w14:paraId="563E582A" w14:textId="10373479" w:rsidR="00541F72" w:rsidRPr="006660A6" w:rsidRDefault="00BC0B39" w:rsidP="00A862B3">
      <w:r w:rsidRPr="006660A6">
        <w:t xml:space="preserve">Convolutional Neural Networks or CNNs, are a specialized type of neural network designed for handling data with a recognizable grid-like structure. </w:t>
      </w:r>
      <w:r w:rsidR="1A8033FE" w:rsidRPr="006660A6">
        <w:t>It</w:t>
      </w:r>
      <w:r w:rsidR="0DBAD953" w:rsidRPr="006660A6">
        <w:t xml:space="preserve"> is commonly used with image </w:t>
      </w:r>
      <w:r w:rsidR="1A8033FE" w:rsidRPr="006660A6">
        <w:t>data, conceptualized as a two-dimensional grid of pixels. However, this</w:t>
      </w:r>
      <w:r w:rsidRPr="006660A6">
        <w:t xml:space="preserve"> grid topology is </w:t>
      </w:r>
      <w:r w:rsidR="1A8033FE" w:rsidRPr="006660A6">
        <w:t xml:space="preserve">also </w:t>
      </w:r>
      <w:r w:rsidRPr="006660A6">
        <w:lastRenderedPageBreak/>
        <w:t xml:space="preserve">applicable to various data types, such as </w:t>
      </w:r>
      <w:r w:rsidR="29EE4A5A" w:rsidRPr="006660A6">
        <w:t xml:space="preserve">natural language or </w:t>
      </w:r>
      <w:r w:rsidRPr="006660A6">
        <w:t>time-series data, represented as a one-dimensional grid with samples at regular intervals</w:t>
      </w:r>
      <w:r w:rsidR="1A8033FE" w:rsidRPr="006660A6">
        <w:t>.</w:t>
      </w:r>
      <w:r w:rsidRPr="006660A6">
        <w:t xml:space="preserve"> </w:t>
      </w:r>
    </w:p>
    <w:p w14:paraId="2F832962" w14:textId="784F10CA" w:rsidR="00BC0B39" w:rsidRPr="006660A6" w:rsidRDefault="00446EC3" w:rsidP="00BC0B39">
      <w:pPr>
        <w:pStyle w:val="Heading4"/>
      </w:pPr>
      <w:r w:rsidRPr="006660A6">
        <w:t>2.5.3.1</w:t>
      </w:r>
      <w:r w:rsidR="00BC0B39" w:rsidRPr="006660A6">
        <w:t xml:space="preserve"> Convolution Operation</w:t>
      </w:r>
    </w:p>
    <w:p w14:paraId="55D75A0F" w14:textId="77777777" w:rsidR="00BC0B39" w:rsidRPr="006660A6" w:rsidRDefault="00BC0B39" w:rsidP="00BC0B39">
      <w:pPr>
        <w:pStyle w:val="NormalWeb"/>
        <w:shd w:val="clear" w:color="auto" w:fill="FFFFFF"/>
        <w:spacing w:before="120" w:beforeAutospacing="0" w:after="240" w:afterAutospacing="0"/>
        <w:rPr>
          <w:rFonts w:ascii="Arial" w:hAnsi="Arial" w:cs="Arial"/>
          <w:color w:val="202122"/>
          <w:sz w:val="22"/>
          <w:szCs w:val="22"/>
        </w:rPr>
      </w:pPr>
      <w:r w:rsidRPr="006660A6">
        <w:rPr>
          <w:rFonts w:ascii="Arial" w:hAnsi="Arial" w:cs="Arial"/>
          <w:color w:val="202122"/>
          <w:sz w:val="22"/>
          <w:szCs w:val="22"/>
        </w:rPr>
        <w:t xml:space="preserve">In Mathematics, convolution of a function </w:t>
      </w:r>
      <w:r w:rsidRPr="006660A6">
        <w:rPr>
          <w:rStyle w:val="texhtml"/>
          <w:rFonts w:ascii="Arial" w:hAnsi="Arial" w:cs="Arial"/>
          <w:i/>
          <w:iCs/>
          <w:color w:val="202122"/>
          <w:sz w:val="22"/>
          <w:szCs w:val="22"/>
        </w:rPr>
        <w:t>f</w:t>
      </w:r>
      <w:r w:rsidRPr="006660A6">
        <w:rPr>
          <w:rFonts w:ascii="Arial" w:hAnsi="Arial" w:cs="Arial"/>
          <w:color w:val="202122"/>
          <w:sz w:val="22"/>
          <w:szCs w:val="22"/>
        </w:rPr>
        <w:t xml:space="preserve"> and function </w:t>
      </w:r>
      <w:r w:rsidRPr="006660A6">
        <w:rPr>
          <w:rStyle w:val="texhtml"/>
          <w:rFonts w:ascii="Arial" w:hAnsi="Arial" w:cs="Arial"/>
          <w:i/>
          <w:iCs/>
          <w:color w:val="202122"/>
          <w:sz w:val="22"/>
          <w:szCs w:val="22"/>
        </w:rPr>
        <w:t>g</w:t>
      </w:r>
      <w:r w:rsidRPr="006660A6">
        <w:rPr>
          <w:rFonts w:ascii="Arial" w:hAnsi="Arial" w:cs="Arial"/>
          <w:color w:val="202122"/>
          <w:sz w:val="22"/>
          <w:szCs w:val="22"/>
        </w:rPr>
        <w:t xml:space="preserve"> is a function that defines how the shape of the function</w:t>
      </w:r>
      <w:r w:rsidRPr="006660A6">
        <w:rPr>
          <w:rStyle w:val="list-entry-title"/>
          <w:rFonts w:ascii="Arial" w:hAnsi="Arial" w:cs="Arial"/>
          <w:i/>
          <w:iCs/>
          <w:color w:val="202122"/>
          <w:sz w:val="22"/>
          <w:szCs w:val="22"/>
        </w:rPr>
        <w:t xml:space="preserve"> </w:t>
      </w:r>
      <w:proofErr w:type="spellStart"/>
      <w:r w:rsidRPr="006660A6">
        <w:rPr>
          <w:rStyle w:val="texhtml"/>
          <w:rFonts w:ascii="Arial" w:hAnsi="Arial" w:cs="Arial"/>
          <w:i/>
          <w:iCs/>
          <w:color w:val="202122"/>
          <w:sz w:val="22"/>
          <w:szCs w:val="22"/>
        </w:rPr>
        <w:t>f</w:t>
      </w:r>
      <w:proofErr w:type="spellEnd"/>
      <w:r w:rsidRPr="006660A6">
        <w:rPr>
          <w:rFonts w:ascii="Arial" w:hAnsi="Arial" w:cs="Arial"/>
          <w:color w:val="202122"/>
          <w:sz w:val="22"/>
          <w:szCs w:val="22"/>
        </w:rPr>
        <w:t xml:space="preserve"> changes with the function </w:t>
      </w:r>
      <w:r w:rsidRPr="006660A6">
        <w:rPr>
          <w:rStyle w:val="texhtml"/>
          <w:rFonts w:ascii="Arial" w:hAnsi="Arial" w:cs="Arial"/>
          <w:i/>
          <w:iCs/>
          <w:color w:val="202122"/>
          <w:sz w:val="22"/>
          <w:szCs w:val="22"/>
        </w:rPr>
        <w:t>g</w:t>
      </w:r>
      <w:r w:rsidRPr="006660A6">
        <w:rPr>
          <w:rFonts w:ascii="Arial" w:hAnsi="Arial" w:cs="Arial"/>
          <w:color w:val="202122"/>
          <w:sz w:val="22"/>
          <w:szCs w:val="22"/>
        </w:rPr>
        <w:t>. The convolution of </w:t>
      </w:r>
      <w:r w:rsidRPr="006660A6">
        <w:rPr>
          <w:rStyle w:val="texhtml"/>
          <w:rFonts w:ascii="Arial" w:hAnsi="Arial" w:cs="Arial"/>
          <w:i/>
          <w:iCs/>
          <w:color w:val="202122"/>
          <w:sz w:val="22"/>
          <w:szCs w:val="22"/>
        </w:rPr>
        <w:t>f</w:t>
      </w:r>
      <w:r w:rsidRPr="006660A6">
        <w:rPr>
          <w:rFonts w:ascii="Arial" w:hAnsi="Arial" w:cs="Arial"/>
          <w:color w:val="202122"/>
          <w:sz w:val="22"/>
          <w:szCs w:val="22"/>
        </w:rPr>
        <w:t> and </w:t>
      </w:r>
      <w:r w:rsidRPr="006660A6">
        <w:rPr>
          <w:rStyle w:val="texhtml"/>
          <w:rFonts w:ascii="Arial" w:hAnsi="Arial" w:cs="Arial"/>
          <w:i/>
          <w:iCs/>
          <w:color w:val="202122"/>
          <w:sz w:val="22"/>
          <w:szCs w:val="22"/>
        </w:rPr>
        <w:t>g</w:t>
      </w:r>
      <w:r w:rsidRPr="006660A6">
        <w:rPr>
          <w:rFonts w:ascii="Arial" w:hAnsi="Arial" w:cs="Arial"/>
          <w:color w:val="202122"/>
          <w:sz w:val="22"/>
          <w:szCs w:val="22"/>
        </w:rPr>
        <w:t xml:space="preserve"> is written as </w:t>
      </w:r>
      <w:proofErr w:type="spellStart"/>
      <w:r w:rsidRPr="006660A6">
        <w:rPr>
          <w:rStyle w:val="texhtml"/>
          <w:rFonts w:ascii="Arial" w:hAnsi="Arial" w:cs="Arial"/>
          <w:b/>
          <w:bCs/>
          <w:i/>
          <w:iCs/>
          <w:color w:val="202122"/>
          <w:sz w:val="22"/>
          <w:szCs w:val="22"/>
        </w:rPr>
        <w:t>f</w:t>
      </w:r>
      <w:r w:rsidRPr="006660A6">
        <w:rPr>
          <w:rStyle w:val="texhtml"/>
          <w:rFonts w:ascii="Cambria Math" w:hAnsi="Cambria Math" w:cs="Cambria Math"/>
          <w:b/>
          <w:bCs/>
          <w:color w:val="202122"/>
          <w:sz w:val="22"/>
          <w:szCs w:val="22"/>
        </w:rPr>
        <w:t>∗</w:t>
      </w:r>
      <w:r w:rsidRPr="006660A6">
        <w:rPr>
          <w:rStyle w:val="texhtml"/>
          <w:rFonts w:ascii="Arial" w:hAnsi="Arial" w:cs="Arial"/>
          <w:b/>
          <w:bCs/>
          <w:i/>
          <w:iCs/>
          <w:color w:val="202122"/>
          <w:sz w:val="22"/>
          <w:szCs w:val="22"/>
        </w:rPr>
        <w:t>g</w:t>
      </w:r>
      <w:proofErr w:type="spellEnd"/>
      <w:r w:rsidRPr="006660A6">
        <w:rPr>
          <w:rFonts w:ascii="Arial" w:hAnsi="Arial" w:cs="Arial"/>
          <w:color w:val="202122"/>
          <w:sz w:val="22"/>
          <w:szCs w:val="22"/>
        </w:rPr>
        <w:t>, denoting the convolution operator with the symbol </w:t>
      </w:r>
      <w:r w:rsidRPr="006660A6">
        <w:rPr>
          <w:rStyle w:val="texhtml"/>
          <w:rFonts w:ascii="Cambria Math" w:hAnsi="Cambria Math" w:cs="Cambria Math"/>
          <w:color w:val="202122"/>
          <w:sz w:val="22"/>
          <w:szCs w:val="22"/>
        </w:rPr>
        <w:t>∗</w:t>
      </w:r>
      <w:r w:rsidRPr="006660A6">
        <w:rPr>
          <w:rFonts w:ascii="Arial" w:hAnsi="Arial" w:cs="Arial"/>
          <w:color w:val="202122"/>
          <w:sz w:val="22"/>
          <w:szCs w:val="22"/>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BC0B39" w:rsidRPr="006660A6" w14:paraId="23B874A8" w14:textId="77777777" w:rsidTr="004C7D9A">
        <w:tc>
          <w:tcPr>
            <w:tcW w:w="8217" w:type="dxa"/>
          </w:tcPr>
          <w:p w14:paraId="41A6D9E6" w14:textId="77777777" w:rsidR="00BC0B39" w:rsidRPr="006660A6" w:rsidRDefault="004C7D9A" w:rsidP="004C7D9A">
            <w:pPr>
              <w:rPr>
                <w:iCs/>
              </w:rPr>
            </w:pPr>
            <m:oMathPara>
              <m:oMath>
                <m:d>
                  <m:dPr>
                    <m:ctrlPr>
                      <w:rPr>
                        <w:rFonts w:ascii="Cambria Math" w:hAnsi="Cambria Math"/>
                        <w:i/>
                        <w:iCs/>
                      </w:rPr>
                    </m:ctrlPr>
                  </m:dPr>
                  <m:e>
                    <m:r>
                      <w:rPr>
                        <w:rFonts w:ascii="Cambria Math" w:hAnsi="Cambria Math"/>
                      </w:rPr>
                      <m:t>f*g</m:t>
                    </m:r>
                  </m:e>
                </m:d>
                <m:r>
                  <w:rPr>
                    <w:rFonts w:ascii="Cambria Math" w:hAnsi="Cambria Math"/>
                  </w:rPr>
                  <m:t>t≔-</m:t>
                </m:r>
                <m:nary>
                  <m:naryPr>
                    <m:limLoc m:val="undOvr"/>
                    <m:grow m:val="1"/>
                    <m:ctrlPr>
                      <w:rPr>
                        <w:rFonts w:ascii="Cambria Math" w:hAnsi="Cambria Math"/>
                        <w:i/>
                        <w:iCs/>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iCs/>
                          </w:rPr>
                        </m:ctrlPr>
                      </m:dPr>
                      <m:e>
                        <m:r>
                          <w:rPr>
                            <w:rFonts w:ascii="Cambria Math" w:hAnsi="Cambria Math"/>
                          </w:rPr>
                          <m:t>τ</m:t>
                        </m:r>
                      </m:e>
                    </m:d>
                    <m:r>
                      <w:rPr>
                        <w:rFonts w:ascii="Cambria Math" w:hAnsi="Cambria Math"/>
                      </w:rPr>
                      <m:t>g</m:t>
                    </m:r>
                    <m:d>
                      <m:dPr>
                        <m:ctrlPr>
                          <w:rPr>
                            <w:rFonts w:ascii="Cambria Math" w:hAnsi="Cambria Math"/>
                            <w:i/>
                            <w:iCs/>
                          </w:rPr>
                        </m:ctrlPr>
                      </m:dPr>
                      <m:e>
                        <m:r>
                          <w:rPr>
                            <w:rFonts w:ascii="Cambria Math" w:hAnsi="Cambria Math"/>
                          </w:rPr>
                          <m:t>t-τ</m:t>
                        </m:r>
                      </m:e>
                    </m:d>
                    <m:r>
                      <w:rPr>
                        <w:rFonts w:ascii="Cambria Math" w:hAnsi="Cambria Math"/>
                      </w:rPr>
                      <m:t>ⅆτ</m:t>
                    </m:r>
                  </m:e>
                </m:nary>
              </m:oMath>
            </m:oMathPara>
          </w:p>
        </w:tc>
        <w:tc>
          <w:tcPr>
            <w:tcW w:w="845" w:type="dxa"/>
          </w:tcPr>
          <w:p w14:paraId="39022E56" w14:textId="5CF6B348" w:rsidR="00BC0B39" w:rsidRPr="006660A6" w:rsidRDefault="00BC0B39" w:rsidP="004C7D9A">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42</m:t>
              </m:r>
              <m:r>
                <m:rPr>
                  <m:sty m:val="p"/>
                </m:rPr>
                <w:rPr>
                  <w:rFonts w:ascii="Cambria Math" w:hAnsi="Cambria Math"/>
                </w:rPr>
                <w:fldChar w:fldCharType="end"/>
              </m:r>
              <m:r>
                <m:rPr>
                  <m:sty m:val="p"/>
                </m:rPr>
                <w:rPr>
                  <w:rFonts w:ascii="Cambria Math" w:hAnsi="Cambria Math"/>
                </w:rPr>
                <m:t>)</m:t>
              </m:r>
            </m:oMath>
          </w:p>
        </w:tc>
      </w:tr>
    </w:tbl>
    <w:p w14:paraId="76601B95" w14:textId="77777777" w:rsidR="00BC0B39" w:rsidRPr="006660A6" w:rsidRDefault="00BC0B39" w:rsidP="00BC0B39">
      <w:pPr>
        <w:pStyle w:val="Heading4"/>
      </w:pPr>
    </w:p>
    <w:p w14:paraId="600F1910" w14:textId="77777777" w:rsidR="00BC0B39" w:rsidRPr="006660A6" w:rsidRDefault="00BC0B39" w:rsidP="00BC0B39">
      <w:r w:rsidRPr="006660A6">
        <w:t xml:space="preserve">In the language of convolutional networks, the initial component of the convolution is commonly denoted as the input, while the second component is termed the kernel. The result is </w:t>
      </w:r>
      <w:proofErr w:type="spellStart"/>
      <w:r w:rsidRPr="006660A6">
        <w:t>labeled</w:t>
      </w:r>
      <w:proofErr w:type="spellEnd"/>
      <w:r w:rsidRPr="006660A6">
        <w:t xml:space="preserve"> as the feature map.</w:t>
      </w:r>
    </w:p>
    <w:p w14:paraId="3E41776B" w14:textId="77777777" w:rsidR="00BC0B39" w:rsidRPr="006660A6" w:rsidRDefault="00BC0B39" w:rsidP="00BC0B39">
      <w:r w:rsidRPr="006660A6">
        <w:t xml:space="preserve">Convolution involves utilizing the kernel, which is a small matrix representing weights for transforming input data. This kernel moves systematically across the input, conducting element-wise multiplication with local regions and summing the results to generate a singular value. The output feature map is then formed, indicating the presence of specific patterns in the input. </w:t>
      </w:r>
    </w:p>
    <w:p w14:paraId="708F2054" w14:textId="77777777" w:rsidR="00BC0B39" w:rsidRPr="006660A6" w:rsidRDefault="00BC0B39" w:rsidP="00BC0B39">
      <w:r w:rsidRPr="006660A6">
        <w:t xml:space="preserve">The convolution operation encourages parameter sharing, employing the same weights throughout the input for consistent local pattern extraction. Moreover, convolutional layers demonstrate local receptive fields and translation invariance, emphasizing small, spatially local features and recognizing patterns regardless of their position. </w:t>
      </w:r>
    </w:p>
    <w:p w14:paraId="3DD83C43" w14:textId="77777777" w:rsidR="00BC0B39" w:rsidRPr="006660A6" w:rsidRDefault="00BC0B39" w:rsidP="00BC0B39">
      <w:r w:rsidRPr="006660A6">
        <w:t>In CNNs, multiple convolutional layers are often stacked to progressively extract hierarchical features, making this operation fundamental for tasks like image recognition and object detection.</w:t>
      </w:r>
    </w:p>
    <w:p w14:paraId="2B8CB906" w14:textId="6BC0E152" w:rsidR="00BC0B39" w:rsidRPr="006660A6" w:rsidRDefault="00446EC3" w:rsidP="00BC0B39">
      <w:pPr>
        <w:pStyle w:val="Heading4"/>
      </w:pPr>
      <w:r w:rsidRPr="006660A6">
        <w:t>2.5.3.2</w:t>
      </w:r>
      <w:r w:rsidR="00BC0B39" w:rsidRPr="006660A6">
        <w:t xml:space="preserve"> General Architecture</w:t>
      </w:r>
    </w:p>
    <w:p w14:paraId="50A2D71F" w14:textId="77777777" w:rsidR="00BC0B39" w:rsidRPr="006660A6" w:rsidRDefault="00BC0B39" w:rsidP="00BC0B39">
      <w:r w:rsidRPr="006660A6">
        <w:t xml:space="preserve">CNN is usually made of three fundamental layers: convolutional layers, pooling layers, and fully-connected (FC) layers. Stacking these layers results in the formation of a complete CNN architecture. </w:t>
      </w:r>
    </w:p>
    <w:p w14:paraId="1223A618" w14:textId="77777777" w:rsidR="00BC0B39" w:rsidRPr="006660A6" w:rsidRDefault="00BC0B39" w:rsidP="00BC0B39">
      <w:r w:rsidRPr="006660A6">
        <w:t>Beyond these core layers, two additional significant parameters are employed: the dropout layer and the activation function.</w:t>
      </w:r>
    </w:p>
    <w:p w14:paraId="7CA7946C" w14:textId="77777777" w:rsidR="00BC0B39" w:rsidRPr="006660A6" w:rsidRDefault="00BC0B39" w:rsidP="00BC0B39">
      <w:pPr>
        <w:pStyle w:val="ListParagraph"/>
        <w:numPr>
          <w:ilvl w:val="0"/>
          <w:numId w:val="10"/>
        </w:numPr>
      </w:pPr>
      <w:r w:rsidRPr="006660A6">
        <w:rPr>
          <w:b/>
          <w:bCs/>
        </w:rPr>
        <w:t>Input Layer</w:t>
      </w:r>
      <w:r w:rsidRPr="006660A6">
        <w:t>: Receives the input data, typically in the form of images with height, width, and channels.</w:t>
      </w:r>
    </w:p>
    <w:p w14:paraId="7192AED9" w14:textId="77777777" w:rsidR="00A62008" w:rsidRPr="006660A6" w:rsidRDefault="00BC0B39" w:rsidP="00A62008">
      <w:pPr>
        <w:pStyle w:val="ListParagraph"/>
        <w:numPr>
          <w:ilvl w:val="0"/>
          <w:numId w:val="10"/>
        </w:numPr>
      </w:pPr>
      <w:r w:rsidRPr="006660A6">
        <w:rPr>
          <w:b/>
          <w:bCs/>
        </w:rPr>
        <w:t>Convolutional Layers</w:t>
      </w:r>
      <w:r w:rsidRPr="006660A6">
        <w:t>: Appl</w:t>
      </w:r>
      <w:r w:rsidR="009539C8" w:rsidRPr="006660A6">
        <w:t xml:space="preserve">ies </w:t>
      </w:r>
      <w:r w:rsidRPr="006660A6">
        <w:t>convolution operations using learnable filters to detect features in the input</w:t>
      </w:r>
      <w:r w:rsidR="00A62008" w:rsidRPr="006660A6">
        <w:t>.</w:t>
      </w:r>
    </w:p>
    <w:p w14:paraId="6B379838" w14:textId="022F7470" w:rsidR="00A62008" w:rsidRPr="006660A6" w:rsidRDefault="00BC0B39" w:rsidP="00A62008">
      <w:pPr>
        <w:pStyle w:val="ListParagraph"/>
        <w:numPr>
          <w:ilvl w:val="0"/>
          <w:numId w:val="10"/>
        </w:numPr>
      </w:pPr>
      <w:r w:rsidRPr="006660A6">
        <w:rPr>
          <w:b/>
          <w:bCs/>
        </w:rPr>
        <w:t>Activation Function</w:t>
      </w:r>
      <w:r w:rsidRPr="006660A6">
        <w:t xml:space="preserve">: Introduces non-linearity to the output of convolutional layers, commonly using </w:t>
      </w:r>
      <w:proofErr w:type="spellStart"/>
      <w:r w:rsidRPr="006660A6">
        <w:t>ReLU</w:t>
      </w:r>
      <w:proofErr w:type="spellEnd"/>
      <w:r w:rsidRPr="006660A6">
        <w:t>.</w:t>
      </w:r>
      <w:r w:rsidR="00A62008" w:rsidRPr="006660A6">
        <w:t xml:space="preserve"> The value of a neuron in a forward pass is calculated by the following equation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A62008" w:rsidRPr="006660A6" w14:paraId="608F007E" w14:textId="77777777" w:rsidTr="004C7D9A">
        <w:tc>
          <w:tcPr>
            <w:tcW w:w="8217" w:type="dxa"/>
          </w:tcPr>
          <w:p w14:paraId="4ED78BB0" w14:textId="77777777" w:rsidR="00A62008" w:rsidRPr="006660A6" w:rsidRDefault="00A62008" w:rsidP="004C7D9A">
            <w:pPr>
              <w:rPr>
                <w:rFonts w:eastAsiaTheme="minorEastAsia"/>
              </w:rPr>
            </w:pPr>
            <m:oMathPara>
              <m:oMath>
                <m:r>
                  <w:rPr>
                    <w:rFonts w:ascii="Cambria Math" w:hAnsi="Cambria Math"/>
                  </w:rPr>
                  <m:t>y=</m:t>
                </m:r>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m</m:t>
                    </m:r>
                  </m:sup>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i</m:t>
                            </m:r>
                          </m:sub>
                        </m:sSub>
                      </m:e>
                    </m:d>
                  </m:e>
                </m:nary>
                <m:r>
                  <w:rPr>
                    <w:rFonts w:ascii="Cambria Math" w:hAnsi="Cambria Math"/>
                  </w:rPr>
                  <m:t>+b</m:t>
                </m:r>
              </m:oMath>
            </m:oMathPara>
          </w:p>
          <w:p w14:paraId="3E16B5C8" w14:textId="77777777" w:rsidR="00A62008" w:rsidRPr="006660A6" w:rsidRDefault="00A62008" w:rsidP="004C7D9A">
            <w:pPr>
              <w:rPr>
                <w:iCs/>
              </w:rPr>
            </w:pPr>
          </w:p>
        </w:tc>
        <w:tc>
          <w:tcPr>
            <w:tcW w:w="845" w:type="dxa"/>
          </w:tcPr>
          <w:p w14:paraId="08488124" w14:textId="79135A3F" w:rsidR="00A62008" w:rsidRPr="006660A6" w:rsidRDefault="00A62008" w:rsidP="004C7D9A">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43</m:t>
              </m:r>
              <m:r>
                <m:rPr>
                  <m:sty m:val="p"/>
                </m:rPr>
                <w:rPr>
                  <w:rFonts w:ascii="Cambria Math" w:hAnsi="Cambria Math"/>
                </w:rPr>
                <w:fldChar w:fldCharType="end"/>
              </m:r>
              <m:r>
                <m:rPr>
                  <m:sty m:val="p"/>
                </m:rPr>
                <w:rPr>
                  <w:rFonts w:ascii="Cambria Math" w:hAnsi="Cambria Math"/>
                </w:rPr>
                <m:t>)</m:t>
              </m:r>
            </m:oMath>
          </w:p>
        </w:tc>
      </w:tr>
    </w:tbl>
    <w:p w14:paraId="4C63AEA0" w14:textId="23FE22D5" w:rsidR="00BC0B39" w:rsidRPr="006660A6" w:rsidRDefault="00A62008" w:rsidP="00A62008">
      <w:pPr>
        <w:ind w:left="709"/>
      </w:pPr>
      <w:r w:rsidRPr="006660A6">
        <w:lastRenderedPageBreak/>
        <w:t xml:space="preserve">where,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oMath>
      <w:r w:rsidRPr="006660A6">
        <w:t xml:space="preserve">are the input features, </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rsidRPr="006660A6">
        <w:t xml:space="preserve">are the weights, and </w:t>
      </w:r>
      <m:oMath>
        <m:r>
          <w:rPr>
            <w:rFonts w:ascii="Cambria Math" w:hAnsi="Cambria Math"/>
          </w:rPr>
          <m:t>b</m:t>
        </m:r>
      </m:oMath>
      <w:r w:rsidRPr="006660A6">
        <w:t xml:space="preserve"> is the bias of the neuron.</w:t>
      </w:r>
      <w:r w:rsidR="00477169" w:rsidRPr="006660A6">
        <w:t xml:space="preserve"> </w:t>
      </w:r>
      <w:r w:rsidRPr="006660A6">
        <w:t xml:space="preserve">The activation function determines whether a neuron will be activated or not. The functions are non-linear and accept a single input. </w:t>
      </w:r>
    </w:p>
    <w:p w14:paraId="272F0ED6" w14:textId="5577AA49" w:rsidR="00BC0B39" w:rsidRPr="006660A6" w:rsidRDefault="00BC0B39" w:rsidP="00BC0B39">
      <w:pPr>
        <w:pStyle w:val="ListParagraph"/>
        <w:numPr>
          <w:ilvl w:val="0"/>
          <w:numId w:val="10"/>
        </w:numPr>
      </w:pPr>
      <w:r w:rsidRPr="006660A6">
        <w:rPr>
          <w:b/>
          <w:bCs/>
        </w:rPr>
        <w:t>Pooling Layers</w:t>
      </w:r>
      <w:r w:rsidRPr="006660A6">
        <w:t>: Reduce</w:t>
      </w:r>
      <w:r w:rsidR="009539C8" w:rsidRPr="006660A6">
        <w:t>s</w:t>
      </w:r>
      <w:r w:rsidRPr="006660A6">
        <w:t xml:space="preserve"> spatial dimensions through down-sampling or aggregation, often using max pooling.</w:t>
      </w:r>
    </w:p>
    <w:p w14:paraId="5358F1FF" w14:textId="0D84D39B" w:rsidR="00BC0B39" w:rsidRPr="006660A6" w:rsidRDefault="00BC0B39" w:rsidP="00BC0B39">
      <w:pPr>
        <w:pStyle w:val="ListParagraph"/>
        <w:numPr>
          <w:ilvl w:val="0"/>
          <w:numId w:val="10"/>
        </w:numPr>
      </w:pPr>
      <w:r w:rsidRPr="006660A6">
        <w:rPr>
          <w:b/>
          <w:bCs/>
        </w:rPr>
        <w:t>Fully Connected Layers</w:t>
      </w:r>
      <w:r w:rsidRPr="006660A6">
        <w:t>: Connect</w:t>
      </w:r>
      <w:r w:rsidR="009539C8" w:rsidRPr="006660A6">
        <w:t>s</w:t>
      </w:r>
      <w:r w:rsidRPr="006660A6">
        <w:t xml:space="preserve"> every neuron in one layer to every neuron in the next layer, responsible for making predictions.</w:t>
      </w:r>
    </w:p>
    <w:p w14:paraId="16489DB4" w14:textId="5AB754DB" w:rsidR="00BC0B39" w:rsidRPr="006660A6" w:rsidRDefault="00BC0B39" w:rsidP="00BC0B39">
      <w:pPr>
        <w:pStyle w:val="ListParagraph"/>
        <w:numPr>
          <w:ilvl w:val="0"/>
          <w:numId w:val="10"/>
        </w:numPr>
      </w:pPr>
      <w:r w:rsidRPr="006660A6">
        <w:rPr>
          <w:b/>
          <w:bCs/>
        </w:rPr>
        <w:t>Flattening</w:t>
      </w:r>
      <w:r w:rsidRPr="006660A6">
        <w:t>: Convert</w:t>
      </w:r>
      <w:r w:rsidR="009539C8" w:rsidRPr="006660A6">
        <w:t xml:space="preserve">s </w:t>
      </w:r>
      <w:r w:rsidRPr="006660A6">
        <w:t>multi-dimensional output from previous layers into a one-dimensional vector before passing to fully connected layers.</w:t>
      </w:r>
    </w:p>
    <w:p w14:paraId="7AD6C29A" w14:textId="77777777" w:rsidR="00BC0B39" w:rsidRPr="006660A6" w:rsidRDefault="00BC0B39" w:rsidP="00BC0B39">
      <w:pPr>
        <w:pStyle w:val="ListParagraph"/>
        <w:numPr>
          <w:ilvl w:val="0"/>
          <w:numId w:val="10"/>
        </w:numPr>
      </w:pPr>
      <w:r w:rsidRPr="006660A6">
        <w:rPr>
          <w:b/>
          <w:bCs/>
        </w:rPr>
        <w:t>Output Layer</w:t>
      </w:r>
      <w:r w:rsidRPr="006660A6">
        <w:t>: Produces the network's final output, typically class probabilities for tasks like image classification.</w:t>
      </w:r>
    </w:p>
    <w:p w14:paraId="1BF48156" w14:textId="7AC27BD2" w:rsidR="00BC0B39" w:rsidRPr="006660A6" w:rsidRDefault="00BC0B39" w:rsidP="00BC0B39">
      <w:pPr>
        <w:pStyle w:val="ListParagraph"/>
        <w:numPr>
          <w:ilvl w:val="0"/>
          <w:numId w:val="10"/>
        </w:numPr>
      </w:pPr>
      <w:r w:rsidRPr="006660A6">
        <w:rPr>
          <w:b/>
          <w:bCs/>
        </w:rPr>
        <w:t>Dropout Layers</w:t>
      </w:r>
      <w:r w:rsidRPr="006660A6">
        <w:t xml:space="preserve">: </w:t>
      </w:r>
      <w:r w:rsidR="009539C8" w:rsidRPr="006660A6">
        <w:t>sometimes</w:t>
      </w:r>
      <w:r w:rsidRPr="006660A6">
        <w:t xml:space="preserve"> added to prevent overfitting by randomly dropping neurons during training.</w:t>
      </w:r>
    </w:p>
    <w:p w14:paraId="0E128F98" w14:textId="12150E05" w:rsidR="00BC0B39" w:rsidRPr="006660A6" w:rsidRDefault="00BC0B39" w:rsidP="00BC0B39">
      <w:pPr>
        <w:pStyle w:val="ListParagraph"/>
        <w:numPr>
          <w:ilvl w:val="0"/>
          <w:numId w:val="10"/>
        </w:numPr>
      </w:pPr>
      <w:r w:rsidRPr="006660A6">
        <w:rPr>
          <w:b/>
          <w:bCs/>
        </w:rPr>
        <w:t>Batch Normalization</w:t>
      </w:r>
      <w:r w:rsidRPr="006660A6">
        <w:t>: Normalize</w:t>
      </w:r>
      <w:r w:rsidR="009539C8" w:rsidRPr="006660A6">
        <w:t>s</w:t>
      </w:r>
      <w:r w:rsidRPr="006660A6">
        <w:t xml:space="preserve"> inputs of a layer to improve training stability and speed.</w:t>
      </w:r>
    </w:p>
    <w:p w14:paraId="791B7B67" w14:textId="77777777" w:rsidR="00BC0B39" w:rsidRPr="006660A6" w:rsidRDefault="00BC0B39" w:rsidP="00BC0B39">
      <w:pPr>
        <w:pStyle w:val="ListParagraph"/>
      </w:pPr>
    </w:p>
    <w:p w14:paraId="2E5A1FAC" w14:textId="54481EF3" w:rsidR="00BC0B39" w:rsidRPr="006660A6" w:rsidRDefault="003B5C15" w:rsidP="00BC0B39">
      <w:pPr>
        <w:pStyle w:val="ListParagraph"/>
      </w:pPr>
      <w:r w:rsidRPr="006660A6">
        <w:rPr>
          <w:noProof/>
        </w:rPr>
        <w:drawing>
          <wp:inline distT="0" distB="0" distL="0" distR="0" wp14:anchorId="6DD83BB9" wp14:editId="21D45BCC">
            <wp:extent cx="4984091" cy="1329291"/>
            <wp:effectExtent l="0" t="0" r="7620" b="4445"/>
            <wp:docPr id="10" name="Picture 10" descr="Image showing alexne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 showing alexnet architectur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60327" cy="1349624"/>
                    </a:xfrm>
                    <a:prstGeom prst="rect">
                      <a:avLst/>
                    </a:prstGeom>
                    <a:noFill/>
                    <a:ln>
                      <a:noFill/>
                    </a:ln>
                  </pic:spPr>
                </pic:pic>
              </a:graphicData>
            </a:graphic>
          </wp:inline>
        </w:drawing>
      </w:r>
    </w:p>
    <w:p w14:paraId="527DC9B2" w14:textId="4C35B3F7" w:rsidR="00BC0B39" w:rsidRPr="006660A6" w:rsidRDefault="00BC0B39" w:rsidP="00BC0B39">
      <w:pPr>
        <w:pStyle w:val="ListParagraph"/>
        <w:keepNext/>
      </w:pPr>
    </w:p>
    <w:p w14:paraId="21504FED" w14:textId="48F2535A" w:rsidR="00BC0B39" w:rsidRPr="006660A6" w:rsidRDefault="00BC0B39" w:rsidP="003B5C15">
      <w:pPr>
        <w:pStyle w:val="Caption"/>
      </w:pPr>
      <w:bookmarkStart w:id="52" w:name="_Toc153927592"/>
      <w:bookmarkStart w:id="53" w:name="_Toc153978328"/>
      <w:r w:rsidRPr="006660A6">
        <w:t xml:space="preserve">Figure </w:t>
      </w:r>
      <w:fldSimple w:instr=" SEQ Figure \* ARABIC ">
        <w:r w:rsidR="00FD2947" w:rsidRPr="006660A6">
          <w:rPr>
            <w:noProof/>
          </w:rPr>
          <w:t>8</w:t>
        </w:r>
      </w:fldSimple>
      <w:r w:rsidRPr="006660A6">
        <w:t xml:space="preserve"> Architecture of </w:t>
      </w:r>
      <w:proofErr w:type="spellStart"/>
      <w:r w:rsidRPr="006660A6">
        <w:t>AlexNet</w:t>
      </w:r>
      <w:proofErr w:type="spellEnd"/>
      <w:r w:rsidRPr="006660A6">
        <w:t>, used for image recognition and classification adapted from https://papers.nips.cc/paper_files/paper/2012/hash/c399862d3b9d6b76c8436e924a68c45b-Abstract.html</w:t>
      </w:r>
      <w:bookmarkEnd w:id="52"/>
      <w:bookmarkEnd w:id="53"/>
    </w:p>
    <w:p w14:paraId="6A19B299" w14:textId="485B2F70" w:rsidR="00AD403F" w:rsidRPr="006660A6" w:rsidRDefault="00AD403F" w:rsidP="00A862B3">
      <w:pPr>
        <w:pStyle w:val="secondheading"/>
        <w:numPr>
          <w:ilvl w:val="1"/>
          <w:numId w:val="11"/>
        </w:numPr>
      </w:pPr>
      <w:r w:rsidRPr="006660A6">
        <w:t>Machine Learning and Material Modelling</w:t>
      </w:r>
    </w:p>
    <w:p w14:paraId="4836E388" w14:textId="2D61488E" w:rsidR="007A659F" w:rsidRPr="006660A6" w:rsidRDefault="007A659F" w:rsidP="00A84B5F">
      <w:pPr>
        <w:rPr>
          <w:rFonts w:eastAsiaTheme="minorEastAsia"/>
        </w:rPr>
      </w:pPr>
      <w:r w:rsidRPr="006660A6">
        <w:t xml:space="preserve">The use of neural networks to model anisotropy in multiscale models is an area of active research in materials science and engineering. Multiscale models are important for accurately capturing the behaviour of anisotropic materials, as they can account for the complex microstructures and physical mechanisms that give rise to anisotropy. </w:t>
      </w:r>
    </w:p>
    <w:p w14:paraId="7CC3ADF9" w14:textId="370D0F30" w:rsidR="007A659F" w:rsidRPr="006660A6" w:rsidRDefault="007A659F" w:rsidP="00A84B5F">
      <w:r w:rsidRPr="006660A6">
        <w:t xml:space="preserve">One approach to using neural networks in multiscale modelling is to develop hybrid models that combine atomistic or molecular dynamics simulations with continuum models. Researchers have used datasets obtained from molecular dynamics simulations to train ANNs that can approximate unambiguous state functions, such as the elastic stress–strain relation (tensor equation of state), the dislocation nucleation threshold, the void nucleation threshold and the beginning of bcc transformation. </w:t>
      </w:r>
      <w:sdt>
        <w:sdtPr>
          <w:id w:val="-1890723075"/>
          <w:citation/>
        </w:sdtPr>
        <w:sdtContent>
          <w:r w:rsidR="003712EB" w:rsidRPr="006660A6">
            <w:fldChar w:fldCharType="begin"/>
          </w:r>
          <w:r w:rsidR="003712EB" w:rsidRPr="006660A6">
            <w:instrText xml:space="preserve"> CITATION Ale22 \l 16393 </w:instrText>
          </w:r>
          <w:r w:rsidR="003712EB" w:rsidRPr="006660A6">
            <w:fldChar w:fldCharType="separate"/>
          </w:r>
          <w:r w:rsidR="00282D8F" w:rsidRPr="006660A6">
            <w:rPr>
              <w:noProof/>
            </w:rPr>
            <w:t>(11)</w:t>
          </w:r>
          <w:r w:rsidR="003712EB" w:rsidRPr="006660A6">
            <w:fldChar w:fldCharType="end"/>
          </w:r>
        </w:sdtContent>
      </w:sdt>
      <w:r w:rsidRPr="006660A6">
        <w:t xml:space="preserve"> </w:t>
      </w:r>
    </w:p>
    <w:p w14:paraId="70676FA5" w14:textId="1270111C" w:rsidR="007A659F" w:rsidRPr="006660A6" w:rsidRDefault="007A659F" w:rsidP="00A84B5F">
      <w:r w:rsidRPr="006660A6">
        <w:t xml:space="preserve">Another approach is to use neural networks to develop surrogate models that can replace more computationally expensive models, such as finite element models. GNN Surrogate models can be trained to predict the grain-scale elastic response of polycrystalline metallic alloys and can provide accurate predictions at a fraction of the computational cost of traditional models. </w:t>
      </w:r>
      <w:sdt>
        <w:sdtPr>
          <w:id w:val="1593444173"/>
          <w:citation/>
        </w:sdtPr>
        <w:sdtContent>
          <w:r w:rsidR="00E942BD" w:rsidRPr="006660A6">
            <w:fldChar w:fldCharType="begin"/>
          </w:r>
          <w:r w:rsidR="00E942BD" w:rsidRPr="006660A6">
            <w:instrText xml:space="preserve"> CITATION Dar221 \l 16393 </w:instrText>
          </w:r>
          <w:r w:rsidR="00E942BD" w:rsidRPr="006660A6">
            <w:fldChar w:fldCharType="separate"/>
          </w:r>
          <w:r w:rsidR="00282D8F" w:rsidRPr="006660A6">
            <w:rPr>
              <w:noProof/>
            </w:rPr>
            <w:t>(12)</w:t>
          </w:r>
          <w:r w:rsidR="00E942BD" w:rsidRPr="006660A6">
            <w:fldChar w:fldCharType="end"/>
          </w:r>
        </w:sdtContent>
      </w:sdt>
    </w:p>
    <w:p w14:paraId="32ADCFEC" w14:textId="1E3BB351" w:rsidR="00675CA8" w:rsidRPr="006660A6" w:rsidRDefault="007A659F" w:rsidP="00A84B5F">
      <w:r w:rsidRPr="006660A6">
        <w:t xml:space="preserve">Additionally, researchers are exploring the use of neural networks to develop data-driven models that can capture the anisotropic behaviour of materials at different length scales. For example, researchers have used neural networks to predict the mechanical properties of </w:t>
      </w:r>
      <w:r w:rsidRPr="006660A6">
        <w:lastRenderedPageBreak/>
        <w:t xml:space="preserve">polycrystalline materials based on the crystallographic orientations of the individual grains, and have shown that these predictions can be used to develop accurate multiscale models. </w:t>
      </w:r>
      <w:sdt>
        <w:sdtPr>
          <w:id w:val="-1443756502"/>
          <w:citation/>
        </w:sdtPr>
        <w:sdtEndPr>
          <w:rPr>
            <w:b/>
            <w:bCs/>
          </w:rPr>
        </w:sdtEndPr>
        <w:sdtContent>
          <w:r w:rsidR="000D6736" w:rsidRPr="006660A6">
            <w:rPr>
              <w:b/>
              <w:bCs/>
            </w:rPr>
            <w:fldChar w:fldCharType="begin"/>
          </w:r>
          <w:r w:rsidR="000D6736" w:rsidRPr="006660A6">
            <w:rPr>
              <w:b/>
              <w:bCs/>
            </w:rPr>
            <w:instrText xml:space="preserve"> CITATION Min211 \l 16393 </w:instrText>
          </w:r>
          <w:r w:rsidR="000D6736" w:rsidRPr="006660A6">
            <w:rPr>
              <w:b/>
              <w:bCs/>
            </w:rPr>
            <w:fldChar w:fldCharType="separate"/>
          </w:r>
          <w:r w:rsidR="00282D8F" w:rsidRPr="006660A6">
            <w:rPr>
              <w:noProof/>
            </w:rPr>
            <w:t>(13)</w:t>
          </w:r>
          <w:r w:rsidR="000D6736" w:rsidRPr="006660A6">
            <w:rPr>
              <w:b/>
              <w:bCs/>
            </w:rPr>
            <w:fldChar w:fldCharType="end"/>
          </w:r>
        </w:sdtContent>
      </w:sdt>
    </w:p>
    <w:p w14:paraId="6DB8FE24" w14:textId="5A1A0F1D" w:rsidR="00970A80" w:rsidRPr="006660A6" w:rsidRDefault="007A659F" w:rsidP="00A84B5F">
      <w:r w:rsidRPr="006660A6">
        <w:t>Overall, the use of neural networks in multiscale modelling of anisotropy is a rapidly developing area of research, and has the potential to greatly improve our understanding of the behaviour of anisotropic materials in various applications.</w:t>
      </w:r>
    </w:p>
    <w:p w14:paraId="249B26C4" w14:textId="48A16F51" w:rsidR="00B2644F" w:rsidRPr="006660A6" w:rsidRDefault="00E31DEE" w:rsidP="00BD1EB5">
      <w:pPr>
        <w:pStyle w:val="Heading1"/>
      </w:pPr>
      <w:bookmarkStart w:id="54" w:name="_Toc154001228"/>
      <w:r w:rsidRPr="006660A6">
        <w:t xml:space="preserve">3 </w:t>
      </w:r>
      <w:r w:rsidR="00E92987" w:rsidRPr="006660A6">
        <w:t>Methodology</w:t>
      </w:r>
      <w:bookmarkEnd w:id="54"/>
    </w:p>
    <w:p w14:paraId="314EC236" w14:textId="42689432" w:rsidR="001401AD" w:rsidRPr="006660A6" w:rsidRDefault="00D64B59" w:rsidP="00A84B5F">
      <w:r w:rsidRPr="006660A6">
        <w:t xml:space="preserve">The integration of machine learning into crystal plasticity models </w:t>
      </w:r>
      <w:r w:rsidR="00BF6307" w:rsidRPr="006660A6">
        <w:t xml:space="preserve">is </w:t>
      </w:r>
      <w:r w:rsidRPr="006660A6">
        <w:t xml:space="preserve">particularly advantageous for the </w:t>
      </w:r>
      <w:r w:rsidR="001401AD" w:rsidRPr="006660A6">
        <w:t>modelling</w:t>
      </w:r>
      <w:r w:rsidRPr="006660A6">
        <w:t xml:space="preserve"> of anisotropic materials. Traditional crystal plasticity models demand a deep understanding of intricate crystallographic orientations and material </w:t>
      </w:r>
      <w:r w:rsidR="001401AD" w:rsidRPr="006660A6">
        <w:t>behaviours</w:t>
      </w:r>
      <w:r w:rsidRPr="006660A6">
        <w:t>, often requiring extensive calibration. M</w:t>
      </w:r>
      <w:r w:rsidR="0093763C" w:rsidRPr="006660A6">
        <w:t xml:space="preserve">L </w:t>
      </w:r>
      <w:r w:rsidRPr="006660A6">
        <w:t xml:space="preserve">revolutionizes this process by </w:t>
      </w:r>
      <w:r w:rsidR="00F95F45" w:rsidRPr="006660A6">
        <w:t>using</w:t>
      </w:r>
      <w:r w:rsidRPr="006660A6">
        <w:t xml:space="preserve"> large datasets, allowing the model to autonomously learn complex patterns without the need for </w:t>
      </w:r>
      <w:r w:rsidR="00F95F45" w:rsidRPr="006660A6">
        <w:t xml:space="preserve">complex </w:t>
      </w:r>
      <w:r w:rsidRPr="006660A6">
        <w:t xml:space="preserve">manual calibration. </w:t>
      </w:r>
    </w:p>
    <w:p w14:paraId="6829F7FF" w14:textId="0578829E" w:rsidR="003A502B" w:rsidRPr="006660A6" w:rsidRDefault="00606D74" w:rsidP="00A84B5F">
      <w:r w:rsidRPr="006660A6">
        <w:t xml:space="preserve">It is a </w:t>
      </w:r>
      <w:r w:rsidR="00D64B59" w:rsidRPr="006660A6">
        <w:t xml:space="preserve">data-driven approach </w:t>
      </w:r>
      <w:r w:rsidRPr="006660A6">
        <w:t>that</w:t>
      </w:r>
      <w:r w:rsidR="00D64B59" w:rsidRPr="006660A6">
        <w:t xml:space="preserve"> enhances predictive accuracy </w:t>
      </w:r>
      <w:r w:rsidRPr="006660A6">
        <w:t>while also</w:t>
      </w:r>
      <w:r w:rsidR="00D64B59" w:rsidRPr="006660A6">
        <w:t xml:space="preserve"> address</w:t>
      </w:r>
      <w:r w:rsidRPr="006660A6">
        <w:t xml:space="preserve">ing </w:t>
      </w:r>
      <w:r w:rsidR="00D64B59" w:rsidRPr="006660A6">
        <w:t xml:space="preserve">the computational </w:t>
      </w:r>
      <w:r w:rsidR="001A2246" w:rsidRPr="006660A6">
        <w:t>complexit</w:t>
      </w:r>
      <w:r w:rsidR="000F4DA3" w:rsidRPr="006660A6">
        <w:t>y</w:t>
      </w:r>
      <w:r w:rsidR="00D64B59" w:rsidRPr="006660A6">
        <w:t xml:space="preserve"> associated with anisotropic material simulations. </w:t>
      </w:r>
      <w:r w:rsidR="0093763C" w:rsidRPr="006660A6">
        <w:t>It</w:t>
      </w:r>
      <w:r w:rsidR="00D64B59" w:rsidRPr="006660A6">
        <w:t xml:space="preserve"> efficiently captur</w:t>
      </w:r>
      <w:r w:rsidR="0093763C" w:rsidRPr="006660A6">
        <w:t xml:space="preserve">es </w:t>
      </w:r>
      <w:r w:rsidR="00D64B59" w:rsidRPr="006660A6">
        <w:t>nonlinear responses and adap</w:t>
      </w:r>
      <w:r w:rsidR="0093763C" w:rsidRPr="006660A6">
        <w:t xml:space="preserve">ts </w:t>
      </w:r>
      <w:r w:rsidR="00D64B59" w:rsidRPr="006660A6">
        <w:t xml:space="preserve">to diverse material </w:t>
      </w:r>
      <w:r w:rsidR="001401AD" w:rsidRPr="006660A6">
        <w:t>behaviours</w:t>
      </w:r>
      <w:r w:rsidR="0093763C" w:rsidRPr="006660A6">
        <w:t>.</w:t>
      </w:r>
      <w:r w:rsidR="00D64B59" w:rsidRPr="006660A6">
        <w:t xml:space="preserve"> Furthermore, the transferability of machine learning models across similar materials streamlines the </w:t>
      </w:r>
      <w:r w:rsidR="001401AD" w:rsidRPr="006660A6">
        <w:t>modelling</w:t>
      </w:r>
      <w:r w:rsidR="00D64B59" w:rsidRPr="006660A6">
        <w:t xml:space="preserve"> process and enables more versatile applications. </w:t>
      </w:r>
    </w:p>
    <w:p w14:paraId="0E699C6F" w14:textId="0F73D93D" w:rsidR="0014537C" w:rsidRPr="006660A6" w:rsidRDefault="0014537C" w:rsidP="00A84B5F">
      <w:r w:rsidRPr="006660A6">
        <w:t>Because of the</w:t>
      </w:r>
      <w:r w:rsidR="0088078F" w:rsidRPr="006660A6">
        <w:t xml:space="preserve"> </w:t>
      </w:r>
      <w:r w:rsidR="001725AD" w:rsidRPr="006660A6">
        <w:t xml:space="preserve">challenges associated with computational </w:t>
      </w:r>
      <w:r w:rsidR="00A154AC" w:rsidRPr="006660A6">
        <w:t>simulation of</w:t>
      </w:r>
      <w:r w:rsidR="00C71C48" w:rsidRPr="006660A6">
        <w:t xml:space="preserve"> Crystal Plasticity, </w:t>
      </w:r>
      <w:r w:rsidR="000404D6" w:rsidRPr="006660A6">
        <w:t xml:space="preserve">this paper investigates </w:t>
      </w:r>
      <w:r w:rsidR="00887133" w:rsidRPr="006660A6">
        <w:t xml:space="preserve">the application of Convolutional Neural networks </w:t>
      </w:r>
      <w:r w:rsidR="00C13521" w:rsidRPr="006660A6">
        <w:t>in material modelling to achieve similar results as Crystal Plasticity simulations.</w:t>
      </w:r>
    </w:p>
    <w:p w14:paraId="028B85BF" w14:textId="176C1B68" w:rsidR="009E0C57" w:rsidRPr="006660A6" w:rsidRDefault="00E92987" w:rsidP="000E65E0">
      <w:pPr>
        <w:pStyle w:val="Heading2"/>
        <w:numPr>
          <w:ilvl w:val="0"/>
          <w:numId w:val="0"/>
        </w:numPr>
        <w:ind w:left="720" w:hanging="720"/>
      </w:pPr>
      <w:bookmarkStart w:id="55" w:name="_Toc154001229"/>
      <w:r w:rsidRPr="006660A6">
        <w:t>3.1</w:t>
      </w:r>
      <w:r w:rsidR="00EF5902" w:rsidRPr="006660A6">
        <w:t xml:space="preserve"> </w:t>
      </w:r>
      <w:r w:rsidR="009E0C57" w:rsidRPr="006660A6">
        <w:t>Data Generation</w:t>
      </w:r>
      <w:bookmarkEnd w:id="55"/>
    </w:p>
    <w:p w14:paraId="07305B74" w14:textId="5EF6558A" w:rsidR="005F5B96" w:rsidRPr="006660A6" w:rsidRDefault="00ED2923" w:rsidP="005F5B96">
      <w:r w:rsidRPr="006660A6">
        <w:t>This study employ</w:t>
      </w:r>
      <w:r w:rsidR="006759A6" w:rsidRPr="006660A6">
        <w:t xml:space="preserve">ed </w:t>
      </w:r>
      <w:r w:rsidRPr="006660A6">
        <w:t>DAMASK</w:t>
      </w:r>
      <w:r w:rsidR="00F15B5F" w:rsidRPr="006660A6">
        <w:t xml:space="preserve"> (</w:t>
      </w:r>
      <w:r w:rsidR="00691D37" w:rsidRPr="006660A6">
        <w:t>Düsseldorf Advanced Material Simulation Kit)</w:t>
      </w:r>
      <w:r w:rsidRPr="006660A6">
        <w:t xml:space="preserve">, a </w:t>
      </w:r>
      <w:r w:rsidR="00691D37" w:rsidRPr="006660A6">
        <w:t>simulation too for modelling</w:t>
      </w:r>
      <w:r w:rsidR="002C65E2" w:rsidRPr="006660A6">
        <w:t xml:space="preserve"> </w:t>
      </w:r>
      <w:r w:rsidR="00691D37" w:rsidRPr="006660A6">
        <w:t>crystal plastic</w:t>
      </w:r>
      <w:r w:rsidR="00386CD7" w:rsidRPr="006660A6">
        <w:t>ity</w:t>
      </w:r>
      <w:r w:rsidR="002C65E2" w:rsidRPr="006660A6">
        <w:t xml:space="preserve"> on multiscale level</w:t>
      </w:r>
      <w:r w:rsidRPr="006660A6">
        <w:t xml:space="preserve">, to investigate the mechanical </w:t>
      </w:r>
      <w:r w:rsidR="002C65E2" w:rsidRPr="006660A6">
        <w:t>behaviour</w:t>
      </w:r>
      <w:r w:rsidRPr="006660A6">
        <w:t xml:space="preserve"> of a </w:t>
      </w:r>
      <w:r w:rsidR="002C65E2" w:rsidRPr="006660A6">
        <w:t>F</w:t>
      </w:r>
      <w:r w:rsidRPr="006660A6">
        <w:t>ace-</w:t>
      </w:r>
      <w:r w:rsidR="006759A6" w:rsidRPr="006660A6">
        <w:t>Centred</w:t>
      </w:r>
      <w:r w:rsidRPr="006660A6">
        <w:t xml:space="preserve"> </w:t>
      </w:r>
      <w:r w:rsidR="002C65E2" w:rsidRPr="006660A6">
        <w:t>C</w:t>
      </w:r>
      <w:r w:rsidRPr="006660A6">
        <w:t>ubic (FCC) 50-grain A</w:t>
      </w:r>
      <w:r w:rsidR="00AC0DE3" w:rsidRPr="006660A6">
        <w:t>A</w:t>
      </w:r>
      <w:r w:rsidRPr="006660A6">
        <w:t>5083</w:t>
      </w:r>
      <w:r w:rsidR="00A313C4" w:rsidRPr="006660A6">
        <w:t xml:space="preserve"> RVE</w:t>
      </w:r>
      <w:r w:rsidRPr="006660A6">
        <w:t xml:space="preserve">. A comprehensive set of 245 simulations </w:t>
      </w:r>
      <w:r w:rsidR="00A5575B" w:rsidRPr="006660A6">
        <w:t xml:space="preserve">were </w:t>
      </w:r>
      <w:r w:rsidRPr="006660A6">
        <w:t xml:space="preserve">conducted, each capturing distinct states of the crystal undergoing various loading conditions. The simulations span 100 timesteps, providing a detailed temporal evolution of the crystal's response to diverse loading scenarios. The output of each simulation </w:t>
      </w:r>
      <w:r w:rsidR="00A5575B" w:rsidRPr="006660A6">
        <w:t>wa</w:t>
      </w:r>
      <w:r w:rsidRPr="006660A6">
        <w:t>s stored in Hierarchical Data Format (HDF5) files, encompassing critical information such as phases, homogenization data, and the applied material model, along with geometric attributes.</w:t>
      </w:r>
    </w:p>
    <w:p w14:paraId="58E6C20E" w14:textId="441DB17B" w:rsidR="00467554" w:rsidRPr="006660A6" w:rsidRDefault="00467554" w:rsidP="005F5B96">
      <w:r w:rsidRPr="006660A6">
        <w:t>During the simulation</w:t>
      </w:r>
      <w:r w:rsidR="00E43B58" w:rsidRPr="006660A6">
        <w:t xml:space="preserve"> the</w:t>
      </w:r>
      <w:r w:rsidRPr="006660A6">
        <w:t xml:space="preserve"> RVE was divided into </w:t>
      </w:r>
      <w:r w:rsidR="0082728D" w:rsidRPr="006660A6">
        <w:t>a 16x16x16 cellular structure</w:t>
      </w:r>
      <w:r w:rsidR="00E43B58" w:rsidRPr="006660A6">
        <w:t>, where each cell is associated with a grain and contains its properties which includes deformation gradient, orientations and stresses.</w:t>
      </w:r>
      <w:r w:rsidR="00E83D54" w:rsidRPr="006660A6">
        <w:t xml:space="preserve"> </w:t>
      </w:r>
      <w:r w:rsidR="00922481" w:rsidRPr="006660A6">
        <w:t>Therefore,</w:t>
      </w:r>
      <w:r w:rsidR="00E83D54" w:rsidRPr="006660A6">
        <w:t xml:space="preserve"> there are 4096 cells </w:t>
      </w:r>
      <w:r w:rsidR="00BC73ED" w:rsidRPr="006660A6">
        <w:t>and 4913 nodes encasing</w:t>
      </w:r>
      <w:r w:rsidR="00E83D54" w:rsidRPr="006660A6">
        <w:t xml:space="preserve"> 50 grains</w:t>
      </w:r>
      <w:r w:rsidR="00BC73ED" w:rsidRPr="006660A6">
        <w:t>.</w:t>
      </w:r>
    </w:p>
    <w:p w14:paraId="2E39C320" w14:textId="509DE0D0" w:rsidR="00BB5F37" w:rsidRPr="006660A6" w:rsidRDefault="00BB5F37" w:rsidP="000E65E0">
      <w:pPr>
        <w:pStyle w:val="Heading2"/>
        <w:numPr>
          <w:ilvl w:val="0"/>
          <w:numId w:val="0"/>
        </w:numPr>
        <w:ind w:left="720" w:hanging="720"/>
      </w:pPr>
      <w:bookmarkStart w:id="56" w:name="_Toc154001230"/>
      <w:r w:rsidRPr="006660A6">
        <w:t>3.</w:t>
      </w:r>
      <w:r w:rsidR="002E664E" w:rsidRPr="006660A6">
        <w:t xml:space="preserve">2 </w:t>
      </w:r>
      <w:r w:rsidRPr="006660A6">
        <w:t>Data Extraction</w:t>
      </w:r>
      <w:bookmarkEnd w:id="56"/>
    </w:p>
    <w:p w14:paraId="47966D84" w14:textId="54B06C79" w:rsidR="005B433C" w:rsidRPr="006660A6" w:rsidRDefault="005B433C" w:rsidP="005B433C">
      <w:r w:rsidRPr="006660A6">
        <w:t>To extract meaningful information from DAMASK simulation results, a custom Python script was developed. The script utilizes the h5py library to interact with HDF5 files and leverages NumPy for efficient numerical operations.</w:t>
      </w:r>
      <w:r w:rsidR="001E192F" w:rsidRPr="006660A6">
        <w:t xml:space="preserve"> </w:t>
      </w:r>
    </w:p>
    <w:p w14:paraId="62D9C26D" w14:textId="165B5A6A" w:rsidR="005B433C" w:rsidRPr="006660A6" w:rsidRDefault="005B433C" w:rsidP="00262D4D">
      <w:pPr>
        <w:pStyle w:val="Heading3"/>
      </w:pPr>
      <w:bookmarkStart w:id="57" w:name="_Toc154001231"/>
      <w:r w:rsidRPr="006660A6">
        <w:t>3.</w:t>
      </w:r>
      <w:r w:rsidR="002E664E" w:rsidRPr="006660A6">
        <w:t>2</w:t>
      </w:r>
      <w:r w:rsidRPr="006660A6">
        <w:t>.1 Initialization</w:t>
      </w:r>
      <w:bookmarkEnd w:id="57"/>
    </w:p>
    <w:p w14:paraId="6D62CBA0" w14:textId="77777777" w:rsidR="005B433C" w:rsidRPr="006660A6" w:rsidRDefault="005B433C" w:rsidP="005B433C">
      <w:r w:rsidRPr="006660A6">
        <w:t>The simulation results are stored in a set of HDF5 files, each corresponding to a specific increment of the simulation. The script initializes matrices to store deformations, stresses, and orientations for further processing.</w:t>
      </w:r>
    </w:p>
    <w:p w14:paraId="5C65199B" w14:textId="77777777" w:rsidR="00477169" w:rsidRPr="006660A6" w:rsidRDefault="00477169" w:rsidP="00262D4D">
      <w:pPr>
        <w:pStyle w:val="Heading3"/>
      </w:pPr>
    </w:p>
    <w:p w14:paraId="4B2928A4" w14:textId="678B0C55" w:rsidR="005B433C" w:rsidRPr="006660A6" w:rsidRDefault="005B433C" w:rsidP="00262D4D">
      <w:pPr>
        <w:pStyle w:val="Heading3"/>
      </w:pPr>
      <w:bookmarkStart w:id="58" w:name="_Toc154001232"/>
      <w:r w:rsidRPr="006660A6">
        <w:t>3.2.2 Data Processing Loop</w:t>
      </w:r>
      <w:bookmarkEnd w:id="58"/>
    </w:p>
    <w:p w14:paraId="744E8775" w14:textId="12231B6F" w:rsidR="00E34302" w:rsidRPr="006660A6" w:rsidRDefault="005B433C" w:rsidP="00E34302">
      <w:r w:rsidRPr="006660A6">
        <w:t>The script iterates through each HDF5 file, processing increments sequentially. For the first increment (key == "increment_0"), unique orientations are computed and arranged. Grain indices are assigned based on these unique orientations, and initial orientations are averaged for each grain.</w:t>
      </w:r>
      <w:r w:rsidR="00FA1E38" w:rsidRPr="006660A6">
        <w:t xml:space="preserve"> It is worth noting that these unique orientations are in the quaternion form and the </w:t>
      </w:r>
      <w:r w:rsidR="006D5DE4" w:rsidRPr="006660A6">
        <w:t>quaternion averaging is done to obtain the average of different orientations of the same grain in subsequent increments.</w:t>
      </w:r>
    </w:p>
    <w:p w14:paraId="15CBCB69" w14:textId="447C6C2B" w:rsidR="005B433C" w:rsidRPr="006660A6" w:rsidRDefault="005B433C" w:rsidP="00A862B3">
      <w:pPr>
        <w:pStyle w:val="Heading3"/>
      </w:pPr>
      <w:bookmarkStart w:id="59" w:name="_Toc154001233"/>
      <w:r w:rsidRPr="006660A6">
        <w:rPr>
          <w:rStyle w:val="Heading3Char"/>
          <w:b/>
          <w:bCs/>
        </w:rPr>
        <w:t>3.2.3 Subsequent Increments</w:t>
      </w:r>
      <w:bookmarkEnd w:id="59"/>
    </w:p>
    <w:p w14:paraId="36A5DAF9" w14:textId="6412CB61" w:rsidR="005B433C" w:rsidRPr="006660A6" w:rsidRDefault="005B433C" w:rsidP="005B433C">
      <w:r w:rsidRPr="006660A6">
        <w:t xml:space="preserve">For subsequent increments, the script computes average deformations, stresses, and orientations for </w:t>
      </w:r>
      <w:r w:rsidR="00BA0BFB" w:rsidRPr="006660A6">
        <w:t>each grain</w:t>
      </w:r>
      <w:r w:rsidR="006B4FEE" w:rsidRPr="006660A6">
        <w:t xml:space="preserve"> </w:t>
      </w:r>
      <w:r w:rsidR="00BA0BFB" w:rsidRPr="006660A6">
        <w:t>and assigns this information to all the cells associated with this grain</w:t>
      </w:r>
      <w:r w:rsidRPr="006660A6">
        <w:t>. Processed data, including deformations per grain, stresses per grain, and new orientations per grain, is stored in a new HDF5 file under different groups named "increment_0," "increment_1," and so on.</w:t>
      </w:r>
      <w:r w:rsidR="00AC3FEF" w:rsidRPr="006660A6">
        <w:t xml:space="preserve"> The data is extracted while also preserving the original structure of the grain</w:t>
      </w:r>
      <w:r w:rsidR="005C16C1" w:rsidRPr="006660A6">
        <w:t xml:space="preserve">. </w:t>
      </w:r>
    </w:p>
    <w:p w14:paraId="78A0EC48" w14:textId="0C7CB408" w:rsidR="005B433C" w:rsidRPr="006660A6" w:rsidRDefault="005B433C" w:rsidP="00C055C1">
      <w:pPr>
        <w:pStyle w:val="Heading3"/>
      </w:pPr>
      <w:bookmarkStart w:id="60" w:name="_Toc154001234"/>
      <w:r w:rsidRPr="006660A6">
        <w:t>3.2.4 Data Storage</w:t>
      </w:r>
      <w:bookmarkEnd w:id="60"/>
    </w:p>
    <w:p w14:paraId="6C4C5053" w14:textId="62D811B3" w:rsidR="005B433C" w:rsidRPr="006660A6" w:rsidRDefault="005B433C" w:rsidP="005B433C">
      <w:r w:rsidRPr="006660A6">
        <w:t>The processed data is stored in a new HDF5 file named "extracted_data.h5," which serves as the consolidated dataset for further analysis.</w:t>
      </w:r>
      <w:r w:rsidR="00735ACE" w:rsidRPr="006660A6">
        <w:t xml:space="preserve"> </w:t>
      </w:r>
      <w:r w:rsidR="00B01856" w:rsidRPr="006660A6">
        <w:t xml:space="preserve">The extracted data consists of 24500 increments, each increment containing a 16x16x16 </w:t>
      </w:r>
      <w:r w:rsidR="00AB02C1" w:rsidRPr="006660A6">
        <w:t xml:space="preserve">cellular cube, with each cell </w:t>
      </w:r>
      <w:r w:rsidR="00DF1A17" w:rsidRPr="006660A6">
        <w:t>holding the information about the properties of the grain assigned to it.</w:t>
      </w:r>
    </w:p>
    <w:p w14:paraId="3FF48DCB" w14:textId="0E9CF536" w:rsidR="003A0E9D" w:rsidRPr="006660A6" w:rsidRDefault="003A0E9D" w:rsidP="003A0E9D">
      <w:pPr>
        <w:pStyle w:val="Heading2"/>
        <w:numPr>
          <w:ilvl w:val="0"/>
          <w:numId w:val="0"/>
        </w:numPr>
        <w:ind w:left="720" w:hanging="720"/>
      </w:pPr>
      <w:bookmarkStart w:id="61" w:name="_Toc154001235"/>
      <w:r w:rsidRPr="006660A6">
        <w:t xml:space="preserve">3.3 Data </w:t>
      </w:r>
      <w:r w:rsidR="00814169" w:rsidRPr="006660A6">
        <w:t>Pre</w:t>
      </w:r>
      <w:r w:rsidR="00AB758E" w:rsidRPr="006660A6">
        <w:t>-P</w:t>
      </w:r>
      <w:r w:rsidR="00814169" w:rsidRPr="006660A6">
        <w:t>rocessing</w:t>
      </w:r>
      <w:bookmarkEnd w:id="61"/>
    </w:p>
    <w:p w14:paraId="4E2B732D" w14:textId="5755AD4F" w:rsidR="009F5BA4" w:rsidRPr="006660A6" w:rsidRDefault="009F5BA4" w:rsidP="009F5BA4">
      <w:r w:rsidRPr="006660A6">
        <w:t xml:space="preserve">Data scaling is the process of reducing the range of data to a desired range so as to prevent a feature from dominating the </w:t>
      </w:r>
      <w:r w:rsidR="00796DEA" w:rsidRPr="006660A6">
        <w:t>algorithm.</w:t>
      </w:r>
    </w:p>
    <w:p w14:paraId="5DE0FC39" w14:textId="0403F265" w:rsidR="00E41693" w:rsidRPr="006660A6" w:rsidRDefault="00734D2D" w:rsidP="00E41693">
      <w:r w:rsidRPr="006660A6">
        <w:t xml:space="preserve">The </w:t>
      </w:r>
      <w:r w:rsidR="00144850" w:rsidRPr="006660A6">
        <w:t>5</w:t>
      </w:r>
      <w:r w:rsidRPr="006660A6">
        <w:t>d array of deformation gradient</w:t>
      </w:r>
      <w:r w:rsidR="00144850" w:rsidRPr="006660A6">
        <w:t xml:space="preserve"> (16,16,16,3,3)</w:t>
      </w:r>
      <w:r w:rsidRPr="006660A6">
        <w:t xml:space="preserve"> and</w:t>
      </w:r>
      <w:r w:rsidR="00144850" w:rsidRPr="006660A6">
        <w:t xml:space="preserve"> 5d array of</w:t>
      </w:r>
      <w:r w:rsidRPr="006660A6">
        <w:t xml:space="preserve"> orientations</w:t>
      </w:r>
      <w:r w:rsidR="00144850" w:rsidRPr="006660A6">
        <w:t xml:space="preserve"> (16,16,16,1,4) </w:t>
      </w:r>
      <w:r w:rsidRPr="006660A6">
        <w:t xml:space="preserve">act as input to the </w:t>
      </w:r>
      <w:r w:rsidR="00144850" w:rsidRPr="006660A6">
        <w:t>model and the 5d array of stresses produced to deformation gradient (16,16,16,3,3) and 5d array of new orientations due to deformation gradient (16,16,16,1,4) act as the output to the model.</w:t>
      </w:r>
    </w:p>
    <w:p w14:paraId="583BE3DE" w14:textId="0D2915C8" w:rsidR="00D327B2" w:rsidRPr="006660A6" w:rsidRDefault="00D03E02" w:rsidP="003A0E9D">
      <w:pPr>
        <w:rPr>
          <w:rFonts w:eastAsiaTheme="minorEastAsia"/>
        </w:rPr>
      </w:pPr>
      <w:r w:rsidRPr="006660A6">
        <w:t xml:space="preserve">The data obtained from simulation has large differences in magnitude. Deformation gradient has a magnitude </w:t>
      </w:r>
      <w:r w:rsidR="00632378" w:rsidRPr="006660A6">
        <w:t xml:space="preserve">of around </w:t>
      </w:r>
      <m:oMath>
        <m:sSup>
          <m:sSupPr>
            <m:ctrlPr>
              <w:rPr>
                <w:rFonts w:ascii="Cambria Math" w:hAnsi="Cambria Math"/>
                <w:i/>
              </w:rPr>
            </m:ctrlPr>
          </m:sSupPr>
          <m:e>
            <m:r>
              <w:rPr>
                <w:rFonts w:ascii="Cambria Math" w:hAnsi="Cambria Math"/>
              </w:rPr>
              <m:t>10</m:t>
            </m:r>
          </m:e>
          <m:sup>
            <m:r>
              <w:rPr>
                <w:rFonts w:ascii="Cambria Math" w:hAnsi="Cambria Math"/>
              </w:rPr>
              <m:t>-20</m:t>
            </m:r>
          </m:sup>
        </m:sSup>
      </m:oMath>
      <w:r w:rsidR="00632378" w:rsidRPr="006660A6">
        <w:rPr>
          <w:rFonts w:eastAsiaTheme="minorEastAsia"/>
        </w:rPr>
        <w:t xml:space="preserve"> while the stresses have a magnitude of around </w:t>
      </w:r>
      <m:oMath>
        <m:sSup>
          <m:sSupPr>
            <m:ctrlPr>
              <w:rPr>
                <w:rFonts w:ascii="Cambria Math" w:hAnsi="Cambria Math"/>
                <w:i/>
              </w:rPr>
            </m:ctrlPr>
          </m:sSupPr>
          <m:e>
            <m:r>
              <w:rPr>
                <w:rFonts w:ascii="Cambria Math" w:hAnsi="Cambria Math"/>
              </w:rPr>
              <m:t>10</m:t>
            </m:r>
          </m:e>
          <m:sup>
            <m:r>
              <w:rPr>
                <w:rFonts w:ascii="Cambria Math" w:hAnsi="Cambria Math"/>
              </w:rPr>
              <m:t>10</m:t>
            </m:r>
          </m:sup>
        </m:sSup>
      </m:oMath>
      <w:r w:rsidR="00632378" w:rsidRPr="006660A6">
        <w:rPr>
          <w:rFonts w:eastAsiaTheme="minorEastAsia"/>
        </w:rPr>
        <w:t xml:space="preserve">. </w:t>
      </w:r>
      <w:r w:rsidR="001477E5" w:rsidRPr="006660A6">
        <w:rPr>
          <w:rFonts w:eastAsiaTheme="minorEastAsia"/>
        </w:rPr>
        <w:t>Such a large difference in magnitudes made data scaling necessary.</w:t>
      </w:r>
      <w:r w:rsidR="00796DEA" w:rsidRPr="006660A6">
        <w:rPr>
          <w:rFonts w:eastAsiaTheme="minorEastAsia"/>
        </w:rPr>
        <w:t xml:space="preserve"> </w:t>
      </w:r>
      <w:r w:rsidR="00D327B2" w:rsidRPr="006660A6">
        <w:rPr>
          <w:rFonts w:eastAsiaTheme="minorEastAsia"/>
        </w:rPr>
        <w:t>To overcome this, stress</w:t>
      </w:r>
      <w:r w:rsidR="00AA26D5" w:rsidRPr="006660A6">
        <w:rPr>
          <w:rFonts w:eastAsiaTheme="minorEastAsia"/>
        </w:rPr>
        <w:t>es were</w:t>
      </w:r>
      <w:r w:rsidR="00D327B2" w:rsidRPr="006660A6">
        <w:rPr>
          <w:rFonts w:eastAsiaTheme="minorEastAsia"/>
        </w:rPr>
        <w:t xml:space="preserve"> converted to MPa </w:t>
      </w:r>
      <w:r w:rsidR="00AA26D5" w:rsidRPr="006660A6">
        <w:rPr>
          <w:rFonts w:eastAsiaTheme="minorEastAsia"/>
        </w:rPr>
        <w:t xml:space="preserve">by dividing them by </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AA26D5" w:rsidRPr="006660A6">
        <w:rPr>
          <w:rFonts w:eastAsiaTheme="minorEastAsia"/>
        </w:rPr>
        <w:t xml:space="preserve"> and then scaled to a range of (-1,1) using the Min Max scaler. </w:t>
      </w:r>
    </w:p>
    <w:p w14:paraId="4F86E6DD" w14:textId="01101937" w:rsidR="001477E5" w:rsidRPr="006660A6" w:rsidRDefault="004A6B9E" w:rsidP="003A0E9D">
      <w:pPr>
        <w:rPr>
          <w:rFonts w:eastAsiaTheme="minorEastAsia"/>
        </w:rPr>
      </w:pPr>
      <w:r w:rsidRPr="006660A6">
        <w:rPr>
          <w:rFonts w:eastAsiaTheme="minorEastAsia"/>
        </w:rPr>
        <w:t>The Min Max scalar reduces the range of the dataset while also preserving the relationships between different features</w:t>
      </w:r>
      <w:r w:rsidR="007B1F71" w:rsidRPr="006660A6">
        <w:rPr>
          <w:rFonts w:eastAsiaTheme="minorEastAsia"/>
        </w:rPr>
        <w:t xml:space="preserve"> and preserving the order of the dataset.</w:t>
      </w:r>
    </w:p>
    <w:p w14:paraId="2C2FE812" w14:textId="7774D2F2" w:rsidR="3A587CAA" w:rsidRPr="006660A6" w:rsidRDefault="3A587CAA" w:rsidP="3A587CAA">
      <w:pPr>
        <w:pStyle w:val="Heading2"/>
        <w:numPr>
          <w:ilvl w:val="1"/>
          <w:numId w:val="0"/>
        </w:numPr>
      </w:pPr>
      <w:bookmarkStart w:id="62" w:name="_Toc154001236"/>
      <w:r w:rsidRPr="006660A6">
        <w:t>3.4 CNN Model</w:t>
      </w:r>
      <w:bookmarkEnd w:id="62"/>
    </w:p>
    <w:p w14:paraId="5A111564" w14:textId="228DA299" w:rsidR="001C2A6B" w:rsidRPr="006660A6" w:rsidRDefault="001C2A6B" w:rsidP="001C2A6B">
      <w:r w:rsidRPr="006660A6">
        <w:t xml:space="preserve">Convolutional Neural Network was used in this study to </w:t>
      </w:r>
      <w:r w:rsidR="00C816C2" w:rsidRPr="006660A6">
        <w:t xml:space="preserve">simulate the </w:t>
      </w:r>
      <w:r w:rsidR="00186B81" w:rsidRPr="006660A6">
        <w:t>behaviour</w:t>
      </w:r>
      <w:r w:rsidR="00C816C2" w:rsidRPr="006660A6">
        <w:t xml:space="preserve"> of Crystal Plasticity </w:t>
      </w:r>
      <w:r w:rsidR="00186B81" w:rsidRPr="006660A6">
        <w:t>due to their ability to capture spatial relationships, extract local features, and handle complex, grid-like data representations.</w:t>
      </w:r>
    </w:p>
    <w:p w14:paraId="6845BC05" w14:textId="14E56DC1" w:rsidR="00AC6795" w:rsidRPr="006660A6" w:rsidRDefault="00AC6795" w:rsidP="00AC6795">
      <w:pPr>
        <w:pStyle w:val="Heading3"/>
      </w:pPr>
      <w:bookmarkStart w:id="63" w:name="_Toc154001237"/>
      <w:r w:rsidRPr="006660A6">
        <w:t>3.4.1 Dataset Handling</w:t>
      </w:r>
      <w:bookmarkEnd w:id="63"/>
    </w:p>
    <w:p w14:paraId="13F8A51B" w14:textId="768CA2F3" w:rsidR="00022F2D" w:rsidRPr="006660A6" w:rsidRDefault="00022F2D" w:rsidP="00BA0BFB">
      <w:pPr>
        <w:rPr>
          <w:rStyle w:val="mwe-math-mathml-inline"/>
          <w:color w:val="202122"/>
        </w:rPr>
      </w:pPr>
      <w:r w:rsidRPr="006660A6">
        <w:rPr>
          <w:rStyle w:val="mwe-math-mathml-inline"/>
          <w:color w:val="202122"/>
        </w:rPr>
        <w:lastRenderedPageBreak/>
        <w:t>A small chunk of the dataset is separated and not used for training. This is done to find out how the model will perform on unseen dataset.</w:t>
      </w:r>
      <w:r w:rsidR="00F7536D" w:rsidRPr="006660A6">
        <w:rPr>
          <w:rStyle w:val="mwe-math-mathml-inline"/>
          <w:color w:val="202122"/>
        </w:rPr>
        <w:t xml:space="preserve"> </w:t>
      </w:r>
    </w:p>
    <w:p w14:paraId="5E38432E" w14:textId="18277FAB" w:rsidR="00F3192C" w:rsidRPr="006660A6" w:rsidRDefault="00A8392B" w:rsidP="00C905CD">
      <w:pPr>
        <w:rPr>
          <w:rStyle w:val="mwe-math-mathml-inline"/>
          <w:color w:val="202122"/>
        </w:rPr>
      </w:pPr>
      <w:r w:rsidRPr="006660A6">
        <w:rPr>
          <w:rStyle w:val="mwe-math-mathml-inline"/>
          <w:color w:val="202122"/>
        </w:rPr>
        <w:t xml:space="preserve">The dataset is first shuffled </w:t>
      </w:r>
      <w:r w:rsidR="00AC6795" w:rsidRPr="006660A6">
        <w:rPr>
          <w:rStyle w:val="mwe-math-mathml-inline"/>
          <w:color w:val="202122"/>
        </w:rPr>
        <w:t>and then split into training, validation and test data set</w:t>
      </w:r>
      <w:r w:rsidR="007013E9" w:rsidRPr="006660A6">
        <w:rPr>
          <w:rStyle w:val="mwe-math-mathml-inline"/>
          <w:color w:val="202122"/>
        </w:rPr>
        <w:t xml:space="preserve">. The first 80% of the data is used for </w:t>
      </w:r>
      <w:r w:rsidR="0018623E" w:rsidRPr="006660A6">
        <w:rPr>
          <w:rStyle w:val="mwe-math-mathml-inline"/>
          <w:color w:val="202122"/>
        </w:rPr>
        <w:t>training. The</w:t>
      </w:r>
      <w:r w:rsidR="007013E9" w:rsidRPr="006660A6">
        <w:rPr>
          <w:rStyle w:val="mwe-math-mathml-inline"/>
          <w:color w:val="202122"/>
        </w:rPr>
        <w:t xml:space="preserve"> next 10%</w:t>
      </w:r>
      <w:r w:rsidR="0018623E" w:rsidRPr="006660A6">
        <w:rPr>
          <w:rStyle w:val="mwe-math-mathml-inline"/>
          <w:color w:val="202122"/>
        </w:rPr>
        <w:t xml:space="preserve"> of the dataset</w:t>
      </w:r>
      <w:r w:rsidR="007013E9" w:rsidRPr="006660A6">
        <w:rPr>
          <w:rStyle w:val="mwe-math-mathml-inline"/>
          <w:color w:val="202122"/>
        </w:rPr>
        <w:t xml:space="preserve"> is used for validation and t</w:t>
      </w:r>
      <w:r w:rsidR="0018623E" w:rsidRPr="006660A6">
        <w:rPr>
          <w:rStyle w:val="mwe-math-mathml-inline"/>
          <w:color w:val="202122"/>
        </w:rPr>
        <w:t xml:space="preserve">he remaining 10% for </w:t>
      </w:r>
      <w:r w:rsidR="00F7536D" w:rsidRPr="006660A6">
        <w:rPr>
          <w:rStyle w:val="mwe-math-mathml-inline"/>
          <w:color w:val="202122"/>
        </w:rPr>
        <w:t>testing</w:t>
      </w:r>
      <w:r w:rsidR="0018623E" w:rsidRPr="006660A6">
        <w:rPr>
          <w:rStyle w:val="mwe-math-mathml-inline"/>
          <w:color w:val="202122"/>
        </w:rPr>
        <w:t xml:space="preserve">. </w:t>
      </w:r>
      <w:r w:rsidR="00F7536D" w:rsidRPr="006660A6">
        <w:rPr>
          <w:rStyle w:val="mwe-math-mathml-inline"/>
          <w:color w:val="202122"/>
        </w:rPr>
        <w:t>The Validation dataset tracks the performance of the model</w:t>
      </w:r>
      <w:r w:rsidR="007D672D" w:rsidRPr="006660A6">
        <w:rPr>
          <w:rStyle w:val="mwe-math-mathml-inline"/>
          <w:color w:val="202122"/>
        </w:rPr>
        <w:t xml:space="preserve"> parameters and is used to </w:t>
      </w:r>
      <w:r w:rsidR="00B11437" w:rsidRPr="006660A6">
        <w:rPr>
          <w:rStyle w:val="mwe-math-mathml-inline"/>
          <w:color w:val="202122"/>
        </w:rPr>
        <w:t>tune the hyperparameters</w:t>
      </w:r>
      <w:r w:rsidR="007D672D" w:rsidRPr="006660A6">
        <w:rPr>
          <w:rStyle w:val="mwe-math-mathml-inline"/>
          <w:color w:val="202122"/>
        </w:rPr>
        <w:t xml:space="preserve"> </w:t>
      </w:r>
      <w:r w:rsidR="00B11437" w:rsidRPr="006660A6">
        <w:rPr>
          <w:rStyle w:val="mwe-math-mathml-inline"/>
          <w:color w:val="202122"/>
        </w:rPr>
        <w:t>so as to reach a model with the best performance</w:t>
      </w:r>
      <w:r w:rsidR="007D672D" w:rsidRPr="006660A6">
        <w:rPr>
          <w:rStyle w:val="mwe-math-mathml-inline"/>
          <w:color w:val="202122"/>
        </w:rPr>
        <w:t>. The test</w:t>
      </w:r>
      <w:r w:rsidR="00F7536D" w:rsidRPr="006660A6">
        <w:rPr>
          <w:rStyle w:val="mwe-math-mathml-inline"/>
          <w:color w:val="202122"/>
        </w:rPr>
        <w:t xml:space="preserve"> dataset </w:t>
      </w:r>
      <w:r w:rsidR="007D672D" w:rsidRPr="006660A6">
        <w:rPr>
          <w:rStyle w:val="mwe-math-mathml-inline"/>
          <w:color w:val="202122"/>
        </w:rPr>
        <w:t>is used</w:t>
      </w:r>
      <w:r w:rsidR="00975897" w:rsidRPr="006660A6">
        <w:rPr>
          <w:rStyle w:val="mwe-math-mathml-inline"/>
          <w:color w:val="202122"/>
        </w:rPr>
        <w:t xml:space="preserve"> to test the </w:t>
      </w:r>
      <w:r w:rsidR="00B11437" w:rsidRPr="006660A6">
        <w:rPr>
          <w:rStyle w:val="mwe-math-mathml-inline"/>
          <w:color w:val="202122"/>
        </w:rPr>
        <w:t xml:space="preserve">final </w:t>
      </w:r>
      <w:r w:rsidR="00975897" w:rsidRPr="006660A6">
        <w:rPr>
          <w:rStyle w:val="mwe-math-mathml-inline"/>
          <w:color w:val="202122"/>
        </w:rPr>
        <w:t xml:space="preserve">model </w:t>
      </w:r>
      <w:r w:rsidR="00E34302" w:rsidRPr="006660A6">
        <w:rPr>
          <w:rStyle w:val="mwe-math-mathml-inline"/>
          <w:color w:val="202122"/>
        </w:rPr>
        <w:t>fitted on the training dataset.</w:t>
      </w:r>
    </w:p>
    <w:p w14:paraId="1F896B6E" w14:textId="79A76C4D" w:rsidR="00BC255A" w:rsidRPr="006660A6" w:rsidRDefault="00BC255A" w:rsidP="007B3A3D">
      <w:pPr>
        <w:pStyle w:val="Heading3"/>
        <w:ind w:left="0" w:firstLine="0"/>
        <w:rPr>
          <w:rStyle w:val="mwe-math-mathml-inline"/>
          <w:color w:val="202122"/>
        </w:rPr>
      </w:pPr>
      <w:bookmarkStart w:id="64" w:name="_Toc154001238"/>
      <w:r w:rsidRPr="006660A6">
        <w:rPr>
          <w:rStyle w:val="mwe-math-mathml-inline"/>
          <w:color w:val="202122"/>
        </w:rPr>
        <w:t xml:space="preserve">3.4.2 </w:t>
      </w:r>
      <w:r w:rsidR="00606AE6" w:rsidRPr="006660A6">
        <w:rPr>
          <w:rStyle w:val="mwe-math-mathml-inline"/>
          <w:color w:val="202122"/>
        </w:rPr>
        <w:t xml:space="preserve">Neural Network </w:t>
      </w:r>
      <w:r w:rsidR="00F602E7" w:rsidRPr="006660A6">
        <w:rPr>
          <w:rStyle w:val="mwe-math-mathml-inline"/>
          <w:color w:val="202122"/>
        </w:rPr>
        <w:t>Architecture</w:t>
      </w:r>
      <w:bookmarkEnd w:id="64"/>
    </w:p>
    <w:p w14:paraId="1201EED7" w14:textId="089FFFA4" w:rsidR="00633CB2" w:rsidRPr="006660A6" w:rsidRDefault="00633CB2" w:rsidP="00633CB2">
      <w:r w:rsidRPr="006660A6">
        <w:t>The deformation gradient dataset and stresses dataset is reshaped from (1</w:t>
      </w:r>
      <w:r w:rsidR="00287DE4" w:rsidRPr="006660A6">
        <w:t xml:space="preserve">6,16,16,3,3) to (16,6,16,9). </w:t>
      </w:r>
      <w:r w:rsidR="00D74E8E" w:rsidRPr="006660A6">
        <w:t>Therefore, each element of the deformation gradient and stresses arrays acts as a channel. The old and new orientations have</w:t>
      </w:r>
      <w:r w:rsidR="00AE1A3C" w:rsidRPr="006660A6">
        <w:t xml:space="preserve"> a shape of (16,16,16,4) where each orientation element acts as a channel. </w:t>
      </w:r>
    </w:p>
    <w:p w14:paraId="626725F7" w14:textId="12ABF2D3" w:rsidR="00AE1A3C" w:rsidRPr="006660A6" w:rsidRDefault="00F92E92" w:rsidP="00633CB2">
      <w:r w:rsidRPr="006660A6">
        <w:t xml:space="preserve">The deformation gradient and </w:t>
      </w:r>
      <w:r w:rsidR="003167FC" w:rsidRPr="006660A6">
        <w:t xml:space="preserve">old </w:t>
      </w:r>
      <w:r w:rsidRPr="006660A6">
        <w:t xml:space="preserve">orientations are combined to form a </w:t>
      </w:r>
      <w:r w:rsidR="003167FC" w:rsidRPr="006660A6">
        <w:t>16x16x16 cube with 13 channels. Similarly, for the output, Stresses</w:t>
      </w:r>
      <w:r w:rsidR="00A10CE9" w:rsidRPr="006660A6">
        <w:t xml:space="preserve"> </w:t>
      </w:r>
      <w:r w:rsidR="003167FC" w:rsidRPr="006660A6">
        <w:t xml:space="preserve">and new orientations </w:t>
      </w:r>
      <w:r w:rsidR="008A09C5" w:rsidRPr="006660A6">
        <w:t>were combined to obtain a 16x16x16 cube with 13 channels.</w:t>
      </w:r>
    </w:p>
    <w:p w14:paraId="2B2E944A" w14:textId="6D37A016" w:rsidR="00022F2D" w:rsidRPr="006660A6" w:rsidRDefault="004A3979" w:rsidP="00BA0BFB">
      <w:r w:rsidRPr="006660A6">
        <w:t>As given, there are 24500 cubes</w:t>
      </w:r>
      <w:r w:rsidR="00C21DC5" w:rsidRPr="006660A6">
        <w:t xml:space="preserve"> obtained from 245 files each having 100 increments. These cubes are fed to the network one by one</w:t>
      </w:r>
      <w:r w:rsidR="007E3126" w:rsidRPr="006660A6">
        <w:t xml:space="preserve">. The network has 7 consecutive convolution </w:t>
      </w:r>
      <w:proofErr w:type="gramStart"/>
      <w:r w:rsidR="007E3126" w:rsidRPr="006660A6">
        <w:t>block</w:t>
      </w:r>
      <w:proofErr w:type="gramEnd"/>
      <w:r w:rsidR="003501A9" w:rsidRPr="006660A6">
        <w:t xml:space="preserve">. After the dataset is passed through a convolution block, batch normalization is performed on it </w:t>
      </w:r>
      <w:r w:rsidR="009540C9" w:rsidRPr="006660A6">
        <w:t>which re</w:t>
      </w:r>
      <w:r w:rsidR="003501A9" w:rsidRPr="006660A6">
        <w:t>centre</w:t>
      </w:r>
      <w:r w:rsidR="009540C9" w:rsidRPr="006660A6">
        <w:t>s</w:t>
      </w:r>
      <w:r w:rsidR="003501A9" w:rsidRPr="006660A6">
        <w:t xml:space="preserve"> and rescale</w:t>
      </w:r>
      <w:r w:rsidR="009540C9" w:rsidRPr="006660A6">
        <w:t>s</w:t>
      </w:r>
      <w:r w:rsidR="003501A9" w:rsidRPr="006660A6">
        <w:t xml:space="preserve"> the dataset </w:t>
      </w:r>
      <w:r w:rsidR="009540C9" w:rsidRPr="006660A6">
        <w:t xml:space="preserve">to make the network faster. </w:t>
      </w:r>
    </w:p>
    <w:p w14:paraId="7F4FCF9D" w14:textId="6470B06A" w:rsidR="005D2853" w:rsidRPr="006660A6" w:rsidRDefault="005D2853" w:rsidP="005D2853">
      <w:pPr>
        <w:pStyle w:val="Heading3"/>
      </w:pPr>
      <w:bookmarkStart w:id="65" w:name="_Toc154001239"/>
      <w:commentRangeStart w:id="66"/>
      <w:r w:rsidRPr="006660A6">
        <w:t>3.4.3 Hyperparameters</w:t>
      </w:r>
      <w:commentRangeEnd w:id="66"/>
      <w:r w:rsidRPr="006660A6">
        <w:rPr>
          <w:rStyle w:val="CommentReference"/>
        </w:rPr>
        <w:commentReference w:id="66"/>
      </w:r>
      <w:bookmarkEnd w:id="65"/>
    </w:p>
    <w:p w14:paraId="33DCB358" w14:textId="58755CE0" w:rsidR="005D2853" w:rsidRPr="006660A6" w:rsidRDefault="005D2853" w:rsidP="005D2853">
      <w:r w:rsidRPr="006660A6">
        <w:t xml:space="preserve">The training dataset is fed to the model in a batch size of </w:t>
      </w:r>
      <w:r w:rsidR="00395DE0" w:rsidRPr="006660A6">
        <w:t>128</w:t>
      </w:r>
      <w:r w:rsidRPr="006660A6">
        <w:t>. The batch size is a hyperparameter in gradient descent that regulates the quantity of training samples processed before updating the internal parameters of the model.</w:t>
      </w:r>
    </w:p>
    <w:p w14:paraId="34D913CE" w14:textId="77777777" w:rsidR="005D2853" w:rsidRPr="006660A6" w:rsidRDefault="005D2853" w:rsidP="005D2853">
      <w:r w:rsidRPr="006660A6">
        <w:t>The learning rate of the model is set at 0.01. The learning rate serves as a tuning parameter within an optimization algorithm, dictating the size of the step taken at each iteration as the algorithm progresses towards minimizing a loss function.</w:t>
      </w:r>
    </w:p>
    <w:p w14:paraId="20F20252" w14:textId="77777777" w:rsidR="005D2853" w:rsidRPr="006660A6" w:rsidRDefault="005D2853" w:rsidP="00BA0BFB"/>
    <w:p w14:paraId="521112A3" w14:textId="754AFD08" w:rsidR="00E0660D" w:rsidRPr="006660A6" w:rsidRDefault="00E0660D" w:rsidP="005D2853">
      <w:pPr>
        <w:pStyle w:val="Heading3"/>
      </w:pPr>
      <w:bookmarkStart w:id="67" w:name="_Toc154001240"/>
      <w:commentRangeStart w:id="68"/>
      <w:r w:rsidRPr="006660A6">
        <w:t>3.4.</w:t>
      </w:r>
      <w:r w:rsidR="005D2853" w:rsidRPr="006660A6">
        <w:t xml:space="preserve">4 </w:t>
      </w:r>
      <w:r w:rsidRPr="006660A6">
        <w:t>Activation function</w:t>
      </w:r>
      <w:commentRangeEnd w:id="68"/>
      <w:r w:rsidRPr="006660A6">
        <w:rPr>
          <w:rStyle w:val="CommentReference"/>
        </w:rPr>
        <w:commentReference w:id="68"/>
      </w:r>
      <w:bookmarkEnd w:id="67"/>
    </w:p>
    <w:p w14:paraId="2417480E" w14:textId="181AD451" w:rsidR="00743419" w:rsidRPr="006660A6" w:rsidRDefault="003C08DA" w:rsidP="00A84B5F">
      <w:r w:rsidRPr="006660A6">
        <w:t>The activation function used in this network, is tanh. The tangent hyperbolic function</w:t>
      </w:r>
      <w:r w:rsidR="00595CCD" w:rsidRPr="006660A6">
        <w:t xml:space="preserve"> is</w:t>
      </w:r>
      <w:r w:rsidR="00664610" w:rsidRPr="006660A6">
        <w:t xml:space="preserve"> calculated by the following equation.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E14CDA" w:rsidRPr="006660A6" w14:paraId="05E59C7D" w14:textId="77777777" w:rsidTr="004C7D9A">
        <w:tc>
          <w:tcPr>
            <w:tcW w:w="8217" w:type="dxa"/>
          </w:tcPr>
          <w:p w14:paraId="68AC4788" w14:textId="77777777" w:rsidR="00E14CDA" w:rsidRPr="006660A6" w:rsidRDefault="004C7D9A" w:rsidP="004C7D9A">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ⅇ</m:t>
                        </m:r>
                      </m:e>
                      <m:sup>
                        <m:r>
                          <w:rPr>
                            <w:rFonts w:ascii="Cambria Math" w:eastAsiaTheme="minorEastAsia" w:hAnsi="Cambria Math"/>
                          </w:rPr>
                          <m:t>-x</m:t>
                        </m:r>
                      </m:sup>
                    </m:sSup>
                  </m:num>
                  <m:den>
                    <m:sSup>
                      <m:sSupPr>
                        <m:ctrlPr>
                          <w:rPr>
                            <w:rFonts w:ascii="Cambria Math" w:eastAsiaTheme="minorEastAsia" w:hAnsi="Cambria Math"/>
                            <w:i/>
                          </w:rPr>
                        </m:ctrlPr>
                      </m:sSupPr>
                      <m:e>
                        <m:r>
                          <w:rPr>
                            <w:rFonts w:ascii="Cambria Math" w:eastAsiaTheme="minorEastAsia" w:hAnsi="Cambria Math"/>
                          </w:rPr>
                          <m:t>ⅇ</m:t>
                        </m:r>
                      </m:e>
                      <m:sup>
                        <m:r>
                          <w:rPr>
                            <w:rFonts w:ascii="Cambria Math" w:eastAsiaTheme="minorEastAsia" w:hAnsi="Cambria Math"/>
                          </w:rPr>
                          <m:t>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den>
                </m:f>
              </m:oMath>
            </m:oMathPara>
          </w:p>
          <w:p w14:paraId="782F49DB" w14:textId="0C2B0004" w:rsidR="00D52E89" w:rsidRPr="006660A6" w:rsidRDefault="00D52E89" w:rsidP="004C7D9A">
            <w:pPr>
              <w:rPr>
                <w:iCs/>
              </w:rPr>
            </w:pPr>
          </w:p>
        </w:tc>
        <w:tc>
          <w:tcPr>
            <w:tcW w:w="845" w:type="dxa"/>
          </w:tcPr>
          <w:p w14:paraId="49315DBB" w14:textId="471C68C8" w:rsidR="00E14CDA" w:rsidRPr="006660A6" w:rsidRDefault="00E14CDA" w:rsidP="004C7D9A">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44</m:t>
              </m:r>
              <m:r>
                <m:rPr>
                  <m:sty m:val="p"/>
                </m:rPr>
                <w:rPr>
                  <w:rFonts w:ascii="Cambria Math" w:hAnsi="Cambria Math"/>
                </w:rPr>
                <w:fldChar w:fldCharType="end"/>
              </m:r>
              <m:r>
                <m:rPr>
                  <m:sty m:val="p"/>
                </m:rPr>
                <w:rPr>
                  <w:rFonts w:ascii="Cambria Math" w:hAnsi="Cambria Math"/>
                </w:rPr>
                <m:t>)</m:t>
              </m:r>
            </m:oMath>
          </w:p>
        </w:tc>
      </w:tr>
    </w:tbl>
    <w:p w14:paraId="1718947C" w14:textId="48E084CA" w:rsidR="009B51DD" w:rsidRPr="006660A6" w:rsidRDefault="009B51DD" w:rsidP="00A84B5F">
      <w:pPr>
        <w:rPr>
          <w:bCs/>
        </w:rPr>
      </w:pPr>
      <w:r w:rsidRPr="006660A6">
        <w:rPr>
          <w:bCs/>
        </w:rPr>
        <w:t xml:space="preserve">The activation function is activated after batch normalization </w:t>
      </w:r>
      <w:r w:rsidR="00BB628B" w:rsidRPr="006660A6">
        <w:rPr>
          <w:bCs/>
        </w:rPr>
        <w:t>in each convolution block.</w:t>
      </w:r>
    </w:p>
    <w:p w14:paraId="250A79D8" w14:textId="0C5007E1" w:rsidR="00DC6A0E" w:rsidRPr="006660A6" w:rsidRDefault="00BB628B" w:rsidP="005D2853">
      <w:pPr>
        <w:pStyle w:val="Heading3"/>
      </w:pPr>
      <w:bookmarkStart w:id="69" w:name="_Toc154001241"/>
      <w:r w:rsidRPr="006660A6">
        <w:t>3.4.</w:t>
      </w:r>
      <w:r w:rsidR="005D2853" w:rsidRPr="006660A6">
        <w:t>5</w:t>
      </w:r>
      <w:r w:rsidR="00E67043" w:rsidRPr="006660A6">
        <w:t xml:space="preserve"> Training </w:t>
      </w:r>
      <w:r w:rsidR="00DC6A0E" w:rsidRPr="006660A6">
        <w:t>and Validation</w:t>
      </w:r>
      <w:bookmarkEnd w:id="69"/>
    </w:p>
    <w:p w14:paraId="49A970F1" w14:textId="432AFA33" w:rsidR="00E21B5F" w:rsidRPr="006660A6" w:rsidRDefault="005A1BBB" w:rsidP="00E21B5F">
      <w:r w:rsidRPr="006660A6">
        <w:t xml:space="preserve">When the model has an optimizer, Adam in this case, the training loop is fed with deformation and </w:t>
      </w:r>
      <w:r w:rsidR="007E3995" w:rsidRPr="006660A6">
        <w:t>orientation.</w:t>
      </w:r>
      <w:r w:rsidR="00E6246F" w:rsidRPr="006660A6">
        <w:t xml:space="preserve"> After the </w:t>
      </w:r>
      <w:r w:rsidR="007E3995" w:rsidRPr="006660A6">
        <w:t xml:space="preserve">forward pass, </w:t>
      </w:r>
      <w:r w:rsidR="00B511F2" w:rsidRPr="006660A6">
        <w:t>the model returns predicted values of stress and orientation</w:t>
      </w:r>
      <w:r w:rsidR="00002E3E" w:rsidRPr="006660A6">
        <w:t>.</w:t>
      </w:r>
    </w:p>
    <w:p w14:paraId="5C33579A" w14:textId="1400A8D3" w:rsidR="3258BA93" w:rsidRPr="006660A6" w:rsidRDefault="005B0B9C" w:rsidP="3258BA93">
      <w:r w:rsidRPr="006660A6">
        <w:t xml:space="preserve">The model has 10 epochs which is the number of times the dataset is fed to the model for training. At the end of each epoch, Validation loss, </w:t>
      </w:r>
      <w:r w:rsidR="003845EA" w:rsidRPr="006660A6">
        <w:t>S</w:t>
      </w:r>
      <w:r w:rsidRPr="006660A6">
        <w:t>tress RMSE</w:t>
      </w:r>
      <w:r w:rsidR="003845EA" w:rsidRPr="006660A6">
        <w:t xml:space="preserve"> and orientation</w:t>
      </w:r>
      <w:r w:rsidRPr="006660A6">
        <w:t xml:space="preserve"> MAE </w:t>
      </w:r>
      <w:r w:rsidR="003845EA" w:rsidRPr="006660A6">
        <w:t>were calculated.</w:t>
      </w:r>
    </w:p>
    <w:p w14:paraId="0CD392F8" w14:textId="77777777" w:rsidR="00C905CD" w:rsidRPr="006660A6" w:rsidRDefault="00C905CD" w:rsidP="005D2853">
      <w:pPr>
        <w:pStyle w:val="Heading3"/>
        <w:rPr>
          <w:rStyle w:val="Heading3Char"/>
          <w:b/>
          <w:bCs/>
        </w:rPr>
      </w:pPr>
    </w:p>
    <w:p w14:paraId="152986E5" w14:textId="77777777" w:rsidR="00C905CD" w:rsidRPr="006660A6" w:rsidRDefault="00C905CD" w:rsidP="005D2853">
      <w:pPr>
        <w:pStyle w:val="Heading3"/>
        <w:rPr>
          <w:rStyle w:val="Heading3Char"/>
          <w:b/>
          <w:bCs/>
        </w:rPr>
      </w:pPr>
    </w:p>
    <w:p w14:paraId="0D45A357" w14:textId="2BB9E240" w:rsidR="0018315F" w:rsidRPr="006660A6" w:rsidRDefault="005D2853" w:rsidP="005D2853">
      <w:pPr>
        <w:pStyle w:val="Heading3"/>
        <w:rPr>
          <w:b w:val="0"/>
          <w:bCs w:val="0"/>
        </w:rPr>
      </w:pPr>
      <w:bookmarkStart w:id="70" w:name="_Toc154001242"/>
      <w:r w:rsidRPr="006660A6">
        <w:rPr>
          <w:rStyle w:val="Heading3Char"/>
          <w:b/>
          <w:bCs/>
        </w:rPr>
        <w:t>3.4.6</w:t>
      </w:r>
      <w:r w:rsidR="0018315F" w:rsidRPr="006660A6">
        <w:rPr>
          <w:b w:val="0"/>
          <w:bCs w:val="0"/>
        </w:rPr>
        <w:t xml:space="preserve"> </w:t>
      </w:r>
      <w:r w:rsidR="0018315F" w:rsidRPr="006660A6">
        <w:t>Optimization</w:t>
      </w:r>
      <w:bookmarkEnd w:id="70"/>
    </w:p>
    <w:p w14:paraId="6B4D0601" w14:textId="6DAC0664" w:rsidR="0029013C" w:rsidRPr="006660A6" w:rsidRDefault="005B70E3" w:rsidP="004D57E8">
      <w:r w:rsidRPr="006660A6">
        <w:t xml:space="preserve">For optimization, </w:t>
      </w:r>
      <w:r w:rsidR="004D57E8" w:rsidRPr="006660A6">
        <w:t xml:space="preserve">the Adam optimization algorithm </w:t>
      </w:r>
      <w:r w:rsidR="00D75AA5" w:rsidRPr="006660A6">
        <w:t xml:space="preserve">with default parameters was </w:t>
      </w:r>
      <w:r w:rsidR="004D57E8" w:rsidRPr="006660A6">
        <w:t xml:space="preserve">employed, representing a stochastic gradient descent technique that relies on adaptively estimating both first-order and second-order moments. </w:t>
      </w:r>
      <w:r w:rsidRPr="006660A6">
        <w:t>It is used to update the weights of the network.</w:t>
      </w:r>
      <w:r w:rsidR="00F11703" w:rsidRPr="006660A6">
        <w:t xml:space="preserve"> </w:t>
      </w:r>
      <w:ins w:id="71" w:author="Guest User" w:date="2023-12-19T21:06:00Z">
        <w:r w:rsidR="637DAE0D" w:rsidRPr="006660A6">
          <w:t xml:space="preserve"> </w:t>
        </w:r>
      </w:ins>
      <w:r w:rsidR="637DAE0D" w:rsidRPr="006660A6">
        <w:t xml:space="preserve">Weight decay was set to 0.001 which </w:t>
      </w:r>
      <w:r w:rsidR="1E305B71" w:rsidRPr="006660A6">
        <w:t>is the hyperparameter for</w:t>
      </w:r>
      <w:r w:rsidR="637DAE0D" w:rsidRPr="006660A6">
        <w:t xml:space="preserve"> L2-regularization</w:t>
      </w:r>
      <w:r w:rsidR="1E305B71" w:rsidRPr="006660A6">
        <w:t>.</w:t>
      </w:r>
    </w:p>
    <w:p w14:paraId="139A5587" w14:textId="6A7AB9BC" w:rsidR="007360FA" w:rsidRPr="006660A6" w:rsidRDefault="0029013C" w:rsidP="004D57E8">
      <w:r w:rsidRPr="006660A6">
        <w:t>Learning rate of the algorithm was set at 0.01</w:t>
      </w:r>
      <w:r w:rsidR="4D4D4B95" w:rsidRPr="006660A6">
        <w:t xml:space="preserve"> </w:t>
      </w:r>
      <w:r w:rsidR="03F5AB27" w:rsidRPr="006660A6">
        <w:t>An exponential</w:t>
      </w:r>
      <w:r w:rsidR="4D4D4B95" w:rsidRPr="006660A6">
        <w:t xml:space="preserve"> learning rate decay (gamma 0.9) is used which reduces the learning rate after each epoch. </w:t>
      </w:r>
    </w:p>
    <w:p w14:paraId="5D6AE3C9" w14:textId="2CF06AD1" w:rsidR="00AE17BA" w:rsidRPr="006660A6" w:rsidRDefault="00AE17BA" w:rsidP="005D2853">
      <w:pPr>
        <w:pStyle w:val="Heading3"/>
      </w:pPr>
      <w:bookmarkStart w:id="72" w:name="_Toc154001243"/>
      <w:r w:rsidRPr="006660A6">
        <w:t>3</w:t>
      </w:r>
      <w:r w:rsidR="005D2853" w:rsidRPr="006660A6">
        <w:t xml:space="preserve">.4.7 </w:t>
      </w:r>
      <w:r w:rsidRPr="006660A6">
        <w:t>Evaluation criteria</w:t>
      </w:r>
      <w:bookmarkEnd w:id="72"/>
    </w:p>
    <w:p w14:paraId="7A826CF4" w14:textId="1CA48354" w:rsidR="00002E3E" w:rsidRPr="006660A6" w:rsidRDefault="00002E3E" w:rsidP="00AE17BA">
      <w:r w:rsidRPr="006660A6">
        <w:t>The</w:t>
      </w:r>
      <w:r w:rsidR="00211740" w:rsidRPr="006660A6">
        <w:t xml:space="preserve"> Mean Squared error</w:t>
      </w:r>
      <w:r w:rsidRPr="006660A6">
        <w:t xml:space="preserve"> loss is calculated </w:t>
      </w:r>
      <w:r w:rsidR="002E1548" w:rsidRPr="006660A6">
        <w:t>over the entire output consisting of stresses and new orientations</w:t>
      </w:r>
      <w:r w:rsidR="00AE17BA" w:rsidRPr="006660A6">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EB4608" w:rsidRPr="006660A6" w14:paraId="25B10446" w14:textId="77777777" w:rsidTr="004C7D9A">
        <w:trPr>
          <w:trHeight w:val="704"/>
        </w:trPr>
        <w:tc>
          <w:tcPr>
            <w:tcW w:w="8217" w:type="dxa"/>
          </w:tcPr>
          <w:p w14:paraId="7E80F5A2" w14:textId="7D486AC4" w:rsidR="00EB4608" w:rsidRPr="006660A6" w:rsidRDefault="00EB4608" w:rsidP="004C7D9A">
            <w:pPr>
              <w:rPr>
                <w:rFonts w:eastAsia="Times New Roman"/>
              </w:rPr>
            </w:pPr>
            <m:oMathPara>
              <m:oMath>
                <m:r>
                  <w:rPr>
                    <w:rFonts w:ascii="Cambria Math" w:eastAsia="Times New Roman" w:hAnsi="Cambria Math"/>
                  </w:rPr>
                  <m:t xml:space="preserve">              </m:t>
                </m:r>
                <m:r>
                  <w:rPr>
                    <w:rFonts w:ascii="Cambria Math" w:eastAsiaTheme="minorEastAsia" w:hAnsi="Cambria Math"/>
                  </w:rPr>
                  <m:t>MSE=</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grow m:val="1"/>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e>
                        </m:d>
                      </m:e>
                      <m:sup>
                        <m:r>
                          <w:rPr>
                            <w:rFonts w:ascii="Cambria Math" w:eastAsiaTheme="minorEastAsia" w:hAnsi="Cambria Math"/>
                          </w:rPr>
                          <m:t>2</m:t>
                        </m:r>
                      </m:sup>
                    </m:sSup>
                  </m:e>
                </m:nary>
              </m:oMath>
            </m:oMathPara>
          </w:p>
        </w:tc>
        <w:tc>
          <w:tcPr>
            <w:tcW w:w="845" w:type="dxa"/>
          </w:tcPr>
          <w:p w14:paraId="345C4BCD" w14:textId="3DE027E1" w:rsidR="00EB4608" w:rsidRPr="006660A6" w:rsidRDefault="00EB4608" w:rsidP="004C7D9A">
            <w:pPr>
              <w:rPr>
                <w:rFonts w:eastAsiaTheme="minorEastAsia"/>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45</m:t>
              </m:r>
              <m:r>
                <m:rPr>
                  <m:sty m:val="p"/>
                </m:rPr>
                <w:rPr>
                  <w:rFonts w:ascii="Cambria Math" w:hAnsi="Cambria Math"/>
                </w:rPr>
                <w:fldChar w:fldCharType="end"/>
              </m:r>
              <m:r>
                <m:rPr>
                  <m:sty m:val="p"/>
                </m:rPr>
                <w:rPr>
                  <w:rFonts w:ascii="Cambria Math" w:hAnsi="Cambria Math"/>
                </w:rPr>
                <m:t>)</m:t>
              </m:r>
            </m:oMath>
          </w:p>
          <w:p w14:paraId="53D4CC5E" w14:textId="77777777" w:rsidR="00EB4608" w:rsidRPr="006660A6" w:rsidRDefault="00EB4608" w:rsidP="004C7D9A">
            <w:pPr>
              <w:rPr>
                <w:rFonts w:eastAsiaTheme="minorEastAsia"/>
                <w:iCs/>
              </w:rPr>
            </w:pPr>
          </w:p>
        </w:tc>
      </w:tr>
    </w:tbl>
    <w:p w14:paraId="4A3CDFD8" w14:textId="3AD67666" w:rsidR="0002299A" w:rsidRPr="006660A6" w:rsidRDefault="0002299A" w:rsidP="0002299A">
      <w:r w:rsidRPr="006660A6">
        <w:t>n</w:t>
      </w:r>
      <w:r w:rsidRPr="006660A6">
        <w:tab/>
        <w:t>=</w:t>
      </w:r>
      <w:r w:rsidRPr="006660A6">
        <w:tab/>
        <w:t>number of data points</w:t>
      </w:r>
    </w:p>
    <w:p w14:paraId="1C6437B7" w14:textId="1A502CE6" w:rsidR="0002299A" w:rsidRPr="006660A6" w:rsidRDefault="0002299A" w:rsidP="0002299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sidRPr="006660A6">
        <w:tab/>
        <w:t>=</w:t>
      </w:r>
      <w:r w:rsidRPr="006660A6">
        <w:tab/>
        <w:t>observed values</w:t>
      </w:r>
    </w:p>
    <w:p w14:paraId="1968D856" w14:textId="4CF248E2" w:rsidR="00EB4608" w:rsidRPr="006660A6" w:rsidRDefault="0002299A" w:rsidP="0002299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oMath>
      <w:r w:rsidRPr="006660A6">
        <w:tab/>
        <w:t>=</w:t>
      </w:r>
      <w:r w:rsidRPr="006660A6">
        <w:tab/>
        <w:t>predicted values</w:t>
      </w:r>
    </w:p>
    <w:p w14:paraId="36EA91B2" w14:textId="79F54326" w:rsidR="00A3697F" w:rsidRPr="006660A6" w:rsidRDefault="00A3697F" w:rsidP="00AE17BA">
      <w:r w:rsidRPr="006660A6">
        <w:t>For the stresses, RMS error is calculated</w:t>
      </w:r>
      <w:r w:rsidR="008A41E6" w:rsidRPr="006660A6">
        <w:t xml:space="preserve"> </w:t>
      </w:r>
      <w:r w:rsidR="002E1548" w:rsidRPr="006660A6">
        <w:t>on</w:t>
      </w:r>
      <w:r w:rsidR="008A41E6" w:rsidRPr="006660A6">
        <w:t xml:space="preserve"> the test datase</w:t>
      </w:r>
      <w:r w:rsidR="002E1548" w:rsidRPr="006660A6">
        <w:t>t</w:t>
      </w:r>
      <w:r w:rsidRPr="006660A6">
        <w:t xml:space="preserve"> and for orientations MAE error is calculated</w:t>
      </w:r>
      <w:r w:rsidR="002E1548" w:rsidRPr="006660A6">
        <w:t xml:space="preserve"> on the test dataset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644DBE" w:rsidRPr="006660A6" w14:paraId="77F47165" w14:textId="77777777" w:rsidTr="0016431F">
        <w:trPr>
          <w:trHeight w:val="704"/>
        </w:trPr>
        <w:tc>
          <w:tcPr>
            <w:tcW w:w="8217" w:type="dxa"/>
          </w:tcPr>
          <w:p w14:paraId="588687C5" w14:textId="77777777" w:rsidR="00644DBE" w:rsidRPr="006660A6" w:rsidRDefault="00644DBE" w:rsidP="004C7D9A">
            <w:pPr>
              <w:rPr>
                <w:rFonts w:eastAsia="Times New Roman"/>
              </w:rPr>
            </w:pPr>
            <m:oMathPara>
              <m:oMath>
                <m:r>
                  <w:rPr>
                    <w:rFonts w:ascii="Cambria Math" w:eastAsia="Times New Roman" w:hAnsi="Cambria Math"/>
                  </w:rPr>
                  <m:t xml:space="preserve">              </m:t>
                </m:r>
                <m:r>
                  <w:rPr>
                    <w:rFonts w:ascii="Cambria Math" w:eastAsiaTheme="minorEastAsia" w:hAnsi="Cambria Math"/>
                  </w:rPr>
                  <m:t>RMS=</m:t>
                </m:r>
                <m:rad>
                  <m:radPr>
                    <m:degHide m:val="1"/>
                    <m:ctrlPr>
                      <w:rPr>
                        <w:rFonts w:ascii="Cambria Math" w:eastAsiaTheme="minorEastAsia" w:hAnsi="Cambria Math"/>
                        <w:i/>
                      </w:rPr>
                    </m:ctrlPr>
                  </m:radPr>
                  <m:deg/>
                  <m:e>
                    <m:f>
                      <m:fPr>
                        <m:ctrlPr>
                          <w:rPr>
                            <w:rFonts w:ascii="Cambria Math" w:eastAsiaTheme="minorEastAsia" w:hAnsi="Cambria Math"/>
                            <w:i/>
                          </w:rPr>
                        </m:ctrlPr>
                      </m:fPr>
                      <m:num>
                        <m:nary>
                          <m:naryPr>
                            <m:chr m:val="∑"/>
                            <m:limLoc m:val="undOvr"/>
                            <m:grow m:val="1"/>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e>
                                </m:d>
                              </m:e>
                              <m:sup>
                                <m:r>
                                  <w:rPr>
                                    <w:rFonts w:ascii="Cambria Math" w:eastAsiaTheme="minorEastAsia" w:hAnsi="Cambria Math"/>
                                  </w:rPr>
                                  <m:t>2</m:t>
                                </m:r>
                              </m:sup>
                            </m:sSup>
                          </m:e>
                        </m:nary>
                      </m:num>
                      <m:den>
                        <m:r>
                          <w:rPr>
                            <w:rFonts w:ascii="Cambria Math" w:eastAsiaTheme="minorEastAsia" w:hAnsi="Cambria Math"/>
                          </w:rPr>
                          <m:t>N</m:t>
                        </m:r>
                      </m:den>
                    </m:f>
                  </m:e>
                </m:rad>
              </m:oMath>
            </m:oMathPara>
          </w:p>
          <w:p w14:paraId="54543D8F" w14:textId="77777777" w:rsidR="0002299A" w:rsidRPr="006660A6" w:rsidRDefault="0002299A" w:rsidP="0002299A">
            <w:pPr>
              <w:rPr>
                <w:rFonts w:eastAsia="Times New Roman"/>
              </w:rPr>
            </w:pPr>
            <w:proofErr w:type="spellStart"/>
            <w:r w:rsidRPr="006660A6">
              <w:rPr>
                <w:rFonts w:eastAsia="Times New Roman"/>
              </w:rPr>
              <w:t>i</w:t>
            </w:r>
            <w:proofErr w:type="spellEnd"/>
            <w:r w:rsidRPr="006660A6">
              <w:rPr>
                <w:rFonts w:eastAsia="Times New Roman"/>
              </w:rPr>
              <w:tab/>
              <w:t>=</w:t>
            </w:r>
            <w:r w:rsidRPr="006660A6">
              <w:rPr>
                <w:rFonts w:eastAsia="Times New Roman"/>
              </w:rPr>
              <w:tab/>
              <w:t xml:space="preserve">variable </w:t>
            </w:r>
            <w:proofErr w:type="spellStart"/>
            <w:r w:rsidRPr="006660A6">
              <w:rPr>
                <w:rFonts w:eastAsia="Times New Roman"/>
              </w:rPr>
              <w:t>i</w:t>
            </w:r>
            <w:proofErr w:type="spellEnd"/>
          </w:p>
          <w:p w14:paraId="3ECA7296" w14:textId="282397B7" w:rsidR="0002299A" w:rsidRPr="006660A6" w:rsidRDefault="0002299A" w:rsidP="0002299A">
            <w:pPr>
              <w:rPr>
                <w:rFonts w:eastAsia="Times New Roman"/>
              </w:rPr>
            </w:pPr>
            <w:r w:rsidRPr="006660A6">
              <w:rPr>
                <w:rFonts w:eastAsia="Times New Roman"/>
              </w:rPr>
              <w:t>N</w:t>
            </w:r>
            <w:r w:rsidRPr="006660A6">
              <w:rPr>
                <w:rFonts w:eastAsia="Times New Roman"/>
              </w:rPr>
              <w:tab/>
              <w:t>=</w:t>
            </w:r>
            <w:r w:rsidRPr="006660A6">
              <w:rPr>
                <w:rFonts w:eastAsia="Times New Roman"/>
              </w:rPr>
              <w:tab/>
              <w:t>number of data points</w:t>
            </w:r>
          </w:p>
          <w:p w14:paraId="779AC3F3" w14:textId="78800CDC" w:rsidR="0002299A" w:rsidRPr="006660A6" w:rsidRDefault="0002299A" w:rsidP="0002299A">
            <w:pPr>
              <w:rPr>
                <w:rFonts w:eastAsia="Times New Roman"/>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Pr="006660A6">
              <w:rPr>
                <w:rFonts w:eastAsia="Times New Roman"/>
              </w:rPr>
              <w:tab/>
              <w:t>=</w:t>
            </w:r>
            <w:r w:rsidRPr="006660A6">
              <w:rPr>
                <w:rFonts w:eastAsia="Times New Roman"/>
              </w:rPr>
              <w:tab/>
              <w:t xml:space="preserve">actual observations </w:t>
            </w:r>
          </w:p>
          <w:p w14:paraId="199124DA" w14:textId="03EDFBB5" w:rsidR="0002299A" w:rsidRPr="006660A6" w:rsidRDefault="0002299A" w:rsidP="0002299A">
            <w:pPr>
              <w:rPr>
                <w:rFonts w:eastAsia="Times New Roman"/>
              </w:rPr>
            </w:pP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oMath>
            <w:r w:rsidRPr="006660A6">
              <w:rPr>
                <w:rFonts w:eastAsia="Times New Roman"/>
              </w:rPr>
              <w:tab/>
              <w:t>=</w:t>
            </w:r>
            <w:r w:rsidRPr="006660A6">
              <w:rPr>
                <w:rFonts w:eastAsia="Times New Roman"/>
              </w:rPr>
              <w:tab/>
              <w:t xml:space="preserve">estimated </w:t>
            </w:r>
            <w:r w:rsidR="002A5645" w:rsidRPr="006660A6">
              <w:rPr>
                <w:rFonts w:eastAsia="Times New Roman"/>
              </w:rPr>
              <w:t>observations</w:t>
            </w:r>
          </w:p>
        </w:tc>
        <w:tc>
          <w:tcPr>
            <w:tcW w:w="845" w:type="dxa"/>
          </w:tcPr>
          <w:p w14:paraId="703F8E8B" w14:textId="6F765DE6" w:rsidR="00644DBE" w:rsidRPr="006660A6" w:rsidRDefault="00644DBE" w:rsidP="004C7D9A">
            <w:pPr>
              <w:rPr>
                <w:rFonts w:eastAsiaTheme="minorEastAsia"/>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46</m:t>
              </m:r>
              <m:r>
                <m:rPr>
                  <m:sty m:val="p"/>
                </m:rPr>
                <w:rPr>
                  <w:rFonts w:ascii="Cambria Math" w:hAnsi="Cambria Math"/>
                </w:rPr>
                <w:fldChar w:fldCharType="end"/>
              </m:r>
              <m:r>
                <m:rPr>
                  <m:sty m:val="p"/>
                </m:rPr>
                <w:rPr>
                  <w:rFonts w:ascii="Cambria Math" w:hAnsi="Cambria Math"/>
                </w:rPr>
                <m:t>)</m:t>
              </m:r>
            </m:oMath>
          </w:p>
          <w:p w14:paraId="514C520C" w14:textId="77777777" w:rsidR="00644DBE" w:rsidRPr="006660A6" w:rsidRDefault="00644DBE" w:rsidP="004C7D9A">
            <w:pPr>
              <w:rPr>
                <w:rFonts w:eastAsiaTheme="minorEastAsia"/>
                <w:iCs/>
              </w:rPr>
            </w:pPr>
          </w:p>
        </w:tc>
      </w:tr>
      <w:tr w:rsidR="00644DBE" w:rsidRPr="006660A6" w14:paraId="62F6CE20" w14:textId="77777777" w:rsidTr="001643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4"/>
        </w:trPr>
        <w:tc>
          <w:tcPr>
            <w:tcW w:w="8217" w:type="dxa"/>
            <w:tcBorders>
              <w:top w:val="nil"/>
              <w:left w:val="nil"/>
              <w:bottom w:val="nil"/>
              <w:right w:val="nil"/>
            </w:tcBorders>
          </w:tcPr>
          <w:p w14:paraId="45AF9551" w14:textId="77777777" w:rsidR="00644DBE" w:rsidRPr="006660A6" w:rsidRDefault="00644DBE" w:rsidP="004C7D9A">
            <w:pPr>
              <w:rPr>
                <w:rFonts w:eastAsia="Times New Roman"/>
              </w:rPr>
            </w:pPr>
            <m:oMathPara>
              <m:oMath>
                <m:r>
                  <w:rPr>
                    <w:rFonts w:ascii="Cambria Math" w:eastAsia="Times New Roman" w:hAnsi="Cambria Math"/>
                  </w:rPr>
                  <m:t xml:space="preserve">          </m:t>
                </m:r>
                <m:r>
                  <w:rPr>
                    <w:rFonts w:ascii="Cambria Math" w:eastAsiaTheme="minorEastAsia" w:hAnsi="Cambria Math"/>
                  </w:rPr>
                  <m:t>MAE=</m:t>
                </m:r>
                <m:f>
                  <m:fPr>
                    <m:ctrlPr>
                      <w:rPr>
                        <w:rFonts w:ascii="Cambria Math" w:eastAsiaTheme="minorEastAsia" w:hAnsi="Cambria Math"/>
                        <w:i/>
                      </w:rPr>
                    </m:ctrlPr>
                  </m:fPr>
                  <m:num>
                    <m:nary>
                      <m:naryPr>
                        <m:chr m:val="∑"/>
                        <m:limLoc m:val="undOvr"/>
                        <m:grow m:val="1"/>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nary>
                  </m:num>
                  <m:den>
                    <m:r>
                      <w:rPr>
                        <w:rFonts w:ascii="Cambria Math" w:eastAsiaTheme="minorEastAsia" w:hAnsi="Cambria Math"/>
                      </w:rPr>
                      <m:t>n</m:t>
                    </m:r>
                  </m:den>
                </m:f>
              </m:oMath>
            </m:oMathPara>
          </w:p>
          <w:p w14:paraId="671C5DE2" w14:textId="77777777" w:rsidR="0002299A" w:rsidRPr="006660A6" w:rsidRDefault="0002299A" w:rsidP="004C7D9A">
            <w:pPr>
              <w:rPr>
                <w:rStyle w:val="gqlwee"/>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xml:space="preserve"> </m:t>
              </m:r>
            </m:oMath>
            <w:r w:rsidRPr="006660A6">
              <w:t>=</w:t>
            </w:r>
            <w:r w:rsidRPr="006660A6">
              <w:rPr>
                <w:rStyle w:val="gqlwee"/>
              </w:rPr>
              <w:t>prediction</w:t>
            </w:r>
          </w:p>
          <w:p w14:paraId="5A4BFC47" w14:textId="31A9DC4A" w:rsidR="0002299A" w:rsidRPr="006660A6" w:rsidRDefault="0002299A" w:rsidP="004C7D9A">
            <w:pPr>
              <w:rPr>
                <w:rStyle w:val="gqlwee"/>
                <w:rFonts w:ascii="Cambria Math" w:hAnsi="Cambria Math"/>
                <w:i/>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sty m:val="p"/>
                  </m:rPr>
                  <w:rPr>
                    <w:rFonts w:ascii="Cambria Math" w:eastAsiaTheme="minorEastAsia" w:hAnsi="Cambria Math"/>
                  </w:rPr>
                  <m:t>=true value</m:t>
                </m:r>
              </m:oMath>
            </m:oMathPara>
          </w:p>
          <w:p w14:paraId="05794730" w14:textId="235258A5" w:rsidR="0002299A" w:rsidRPr="006660A6" w:rsidRDefault="0002299A" w:rsidP="004C7D9A">
            <w:pPr>
              <w:rPr>
                <w:rFonts w:eastAsia="Times New Roman"/>
              </w:rPr>
            </w:pPr>
            <w:r w:rsidRPr="006660A6">
              <w:t>n =</w:t>
            </w:r>
            <w:r w:rsidRPr="006660A6">
              <w:rPr>
                <w:rStyle w:val="gqlwee"/>
              </w:rPr>
              <w:t>total number of data points</w:t>
            </w:r>
          </w:p>
        </w:tc>
        <w:tc>
          <w:tcPr>
            <w:tcW w:w="845" w:type="dxa"/>
            <w:tcBorders>
              <w:top w:val="nil"/>
              <w:left w:val="nil"/>
              <w:bottom w:val="nil"/>
              <w:right w:val="nil"/>
            </w:tcBorders>
          </w:tcPr>
          <w:p w14:paraId="18ACC160" w14:textId="1079E72C" w:rsidR="00644DBE" w:rsidRPr="006660A6" w:rsidRDefault="00644DBE" w:rsidP="004C7D9A">
            <w:pPr>
              <w:rPr>
                <w:rFonts w:eastAsiaTheme="minorEastAsia"/>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47</m:t>
              </m:r>
              <m:r>
                <m:rPr>
                  <m:sty m:val="p"/>
                </m:rPr>
                <w:rPr>
                  <w:rFonts w:ascii="Cambria Math" w:hAnsi="Cambria Math"/>
                </w:rPr>
                <w:fldChar w:fldCharType="end"/>
              </m:r>
              <m:r>
                <m:rPr>
                  <m:sty m:val="p"/>
                </m:rPr>
                <w:rPr>
                  <w:rFonts w:ascii="Cambria Math" w:hAnsi="Cambria Math"/>
                </w:rPr>
                <m:t>)</m:t>
              </m:r>
            </m:oMath>
          </w:p>
          <w:p w14:paraId="3683378C" w14:textId="77777777" w:rsidR="00644DBE" w:rsidRPr="006660A6" w:rsidRDefault="00644DBE" w:rsidP="004C7D9A">
            <w:pPr>
              <w:rPr>
                <w:rFonts w:eastAsiaTheme="minorEastAsia"/>
                <w:iCs/>
              </w:rPr>
            </w:pPr>
          </w:p>
        </w:tc>
      </w:tr>
    </w:tbl>
    <w:p w14:paraId="2D080AB5" w14:textId="2B8062FE" w:rsidR="00423B14" w:rsidRPr="006660A6" w:rsidRDefault="00423B14" w:rsidP="00AE17BA"/>
    <w:p w14:paraId="47623F16" w14:textId="25A03466" w:rsidR="00DB7B56" w:rsidRPr="006660A6" w:rsidRDefault="00DB7B56" w:rsidP="00DB7B56">
      <w:pPr>
        <w:pStyle w:val="Heading2"/>
        <w:numPr>
          <w:ilvl w:val="1"/>
          <w:numId w:val="0"/>
        </w:numPr>
        <w:ind w:left="720" w:hanging="720"/>
      </w:pPr>
      <w:bookmarkStart w:id="73" w:name="_Toc154001244"/>
      <w:r w:rsidRPr="006660A6">
        <w:t>3.5 Experiments</w:t>
      </w:r>
      <w:bookmarkEnd w:id="73"/>
    </w:p>
    <w:p w14:paraId="442201B3" w14:textId="2C55E5B8" w:rsidR="001D5F91" w:rsidRPr="006660A6" w:rsidRDefault="001D5F91" w:rsidP="001D5F91">
      <w:pPr>
        <w:pStyle w:val="Heading3"/>
      </w:pPr>
      <w:bookmarkStart w:id="74" w:name="_Toc154001245"/>
      <w:r w:rsidRPr="006660A6">
        <w:t>3.5.1 Hyperparameter tuning</w:t>
      </w:r>
      <w:bookmarkEnd w:id="74"/>
    </w:p>
    <w:p w14:paraId="5B07D910" w14:textId="7965E527" w:rsidR="00FD2B65" w:rsidRPr="006660A6" w:rsidRDefault="00FD2B65" w:rsidP="00FD2B65">
      <w:r w:rsidRPr="006660A6">
        <w:t xml:space="preserve">The hyperparameters of the model were changed and the </w:t>
      </w:r>
      <w:r w:rsidR="002C269A" w:rsidRPr="006660A6">
        <w:t>changes in performance were observed.</w:t>
      </w:r>
    </w:p>
    <w:p w14:paraId="225D5B8A" w14:textId="65E9D2B9" w:rsidR="002C269A" w:rsidRPr="006660A6" w:rsidRDefault="002C269A" w:rsidP="00FD2B65">
      <w:r w:rsidRPr="006660A6">
        <w:t>The learn</w:t>
      </w:r>
      <w:r w:rsidR="009B3775" w:rsidRPr="006660A6">
        <w:t xml:space="preserve">ing rate determines the speed of the model. </w:t>
      </w:r>
      <w:r w:rsidR="00F26CBD" w:rsidRPr="006660A6">
        <w:t xml:space="preserve">Smaller learning rate leads to smaller change in weights, thus requiring more epochs. </w:t>
      </w:r>
    </w:p>
    <w:p w14:paraId="3DF7728E" w14:textId="2EB269B6" w:rsidR="00823FF6" w:rsidRPr="006660A6" w:rsidRDefault="00823FF6" w:rsidP="00BC2EFC">
      <w:pPr>
        <w:rPr>
          <w:b/>
          <w:bCs/>
        </w:rPr>
      </w:pPr>
      <w:r w:rsidRPr="006660A6">
        <w:rPr>
          <w:b/>
          <w:bCs/>
        </w:rPr>
        <w:t>Learning rate</w:t>
      </w:r>
      <w:r w:rsidR="00393117" w:rsidRPr="006660A6">
        <w:rPr>
          <w:b/>
          <w:bCs/>
        </w:rPr>
        <w:t xml:space="preserve">s used </w:t>
      </w:r>
      <w:r w:rsidR="00BC2EFC" w:rsidRPr="006660A6">
        <w:rPr>
          <w:b/>
          <w:bCs/>
        </w:rPr>
        <w:t>- 0.01, 0.005</w:t>
      </w:r>
    </w:p>
    <w:p w14:paraId="75356392" w14:textId="335BC257" w:rsidR="00393117" w:rsidRPr="006660A6" w:rsidRDefault="00393117" w:rsidP="00BC2EFC">
      <w:r w:rsidRPr="006660A6">
        <w:lastRenderedPageBreak/>
        <w:t xml:space="preserve">Batch size determines the size of the chunk of data that is fed to the model </w:t>
      </w:r>
      <w:r w:rsidR="00244BEC" w:rsidRPr="006660A6">
        <w:t xml:space="preserve">in each </w:t>
      </w:r>
      <w:r w:rsidR="00D52A52" w:rsidRPr="006660A6">
        <w:t xml:space="preserve">iteration. A large batch size means </w:t>
      </w:r>
      <w:r w:rsidR="00FC5BAC" w:rsidRPr="006660A6">
        <w:t>the model will have large gradient updates. This can lead to the model not learning the data well.</w:t>
      </w:r>
    </w:p>
    <w:p w14:paraId="2B8B1D02" w14:textId="5DF4A260" w:rsidR="00BC2EFC" w:rsidRPr="006660A6" w:rsidRDefault="00FC5BAC" w:rsidP="00BC2EFC">
      <w:pPr>
        <w:rPr>
          <w:b/>
          <w:bCs/>
        </w:rPr>
      </w:pPr>
      <w:r w:rsidRPr="006660A6">
        <w:rPr>
          <w:b/>
          <w:bCs/>
        </w:rPr>
        <w:t>Batch sizes used</w:t>
      </w:r>
      <w:r w:rsidR="00BC2EFC" w:rsidRPr="006660A6">
        <w:rPr>
          <w:b/>
          <w:bCs/>
        </w:rPr>
        <w:t>- 128, 256</w:t>
      </w:r>
    </w:p>
    <w:p w14:paraId="2C4F4FF3" w14:textId="62394584" w:rsidR="003A0628" w:rsidRPr="006660A6" w:rsidRDefault="003A0628" w:rsidP="00BC2EFC">
      <w:r w:rsidRPr="006660A6">
        <w:t xml:space="preserve">The number of epochs </w:t>
      </w:r>
      <w:r w:rsidR="0090484D" w:rsidRPr="006660A6">
        <w:t xml:space="preserve">is the number of times the </w:t>
      </w:r>
      <w:r w:rsidR="003B1A2B" w:rsidRPr="006660A6">
        <w:t>training</w:t>
      </w:r>
      <w:r w:rsidR="0090484D" w:rsidRPr="006660A6">
        <w:t xml:space="preserve"> dataset wi</w:t>
      </w:r>
      <w:r w:rsidR="00505E65" w:rsidRPr="006660A6">
        <w:t>ll go through the network. Small epoch size could lead to the network not learning the model well, while too many epochs can lead to overfitting.</w:t>
      </w:r>
    </w:p>
    <w:p w14:paraId="09D745D2" w14:textId="763829FC" w:rsidR="00BC2EFC" w:rsidRPr="006660A6" w:rsidRDefault="00505E65" w:rsidP="00BC2EFC">
      <w:pPr>
        <w:rPr>
          <w:b/>
          <w:bCs/>
        </w:rPr>
      </w:pPr>
      <w:r w:rsidRPr="006660A6">
        <w:rPr>
          <w:b/>
          <w:bCs/>
        </w:rPr>
        <w:t xml:space="preserve">Number of </w:t>
      </w:r>
      <w:r w:rsidR="00BC2EFC" w:rsidRPr="006660A6">
        <w:rPr>
          <w:b/>
          <w:bCs/>
        </w:rPr>
        <w:t>epochs</w:t>
      </w:r>
      <w:r w:rsidRPr="006660A6">
        <w:rPr>
          <w:b/>
          <w:bCs/>
        </w:rPr>
        <w:t xml:space="preserve"> used</w:t>
      </w:r>
      <w:r w:rsidR="00BC2EFC" w:rsidRPr="006660A6">
        <w:rPr>
          <w:b/>
          <w:bCs/>
        </w:rPr>
        <w:t>- 10, 20, 50</w:t>
      </w:r>
    </w:p>
    <w:p w14:paraId="022F195F" w14:textId="77777777" w:rsidR="009B2671" w:rsidRPr="006660A6" w:rsidRDefault="009B2671" w:rsidP="001D5F91">
      <w:pPr>
        <w:pStyle w:val="Heading3"/>
      </w:pPr>
    </w:p>
    <w:p w14:paraId="14362E7F" w14:textId="77777777" w:rsidR="009B2671" w:rsidRPr="006660A6" w:rsidRDefault="009B2671" w:rsidP="001D5F91">
      <w:pPr>
        <w:pStyle w:val="Heading3"/>
      </w:pPr>
    </w:p>
    <w:p w14:paraId="0AD95159" w14:textId="63ECF314" w:rsidR="001D5F91" w:rsidRPr="006660A6" w:rsidRDefault="001D5F91" w:rsidP="001D5F91">
      <w:pPr>
        <w:pStyle w:val="Heading3"/>
      </w:pPr>
      <w:bookmarkStart w:id="75" w:name="_Toc154001246"/>
      <w:r w:rsidRPr="006660A6">
        <w:t>3.5.2</w:t>
      </w:r>
      <w:r w:rsidR="00BC2EFC" w:rsidRPr="006660A6">
        <w:t xml:space="preserve"> Addition of layers</w:t>
      </w:r>
      <w:bookmarkEnd w:id="75"/>
    </w:p>
    <w:p w14:paraId="7F485CEB" w14:textId="5F6F8224" w:rsidR="00505E65" w:rsidRPr="006660A6" w:rsidRDefault="002C0B39" w:rsidP="002C0B39">
      <w:r w:rsidRPr="006660A6">
        <w:t>Initially the network had 7 convolutional layers</w:t>
      </w:r>
      <w:r w:rsidR="00891C11" w:rsidRPr="006660A6">
        <w:t xml:space="preserve">, with the first 6 layers followed by batch normalization layers. The initial model did not have </w:t>
      </w:r>
      <w:r w:rsidR="00EC6859" w:rsidRPr="006660A6">
        <w:t xml:space="preserve">any </w:t>
      </w:r>
      <w:r w:rsidR="006F6D0A" w:rsidRPr="006660A6">
        <w:t>M</w:t>
      </w:r>
      <w:r w:rsidR="00A62008" w:rsidRPr="006660A6">
        <w:t>ax Pooling Layers</w:t>
      </w:r>
      <w:r w:rsidR="00C5427B" w:rsidRPr="006660A6">
        <w:t>,</w:t>
      </w:r>
      <w:r w:rsidR="00A62008" w:rsidRPr="006660A6">
        <w:t xml:space="preserve"> dropout layers</w:t>
      </w:r>
      <w:r w:rsidR="00C5427B" w:rsidRPr="006660A6">
        <w:t xml:space="preserve"> and fully connected layer</w:t>
      </w:r>
      <w:r w:rsidR="00E43AA4" w:rsidRPr="006660A6">
        <w:t xml:space="preserve">. </w:t>
      </w:r>
      <w:r w:rsidR="006F6D0A" w:rsidRPr="006660A6">
        <w:t>However, t</w:t>
      </w:r>
      <w:r w:rsidR="00E43AA4" w:rsidRPr="006660A6">
        <w:t xml:space="preserve">he performance of the network was </w:t>
      </w:r>
      <w:r w:rsidR="00CF464C" w:rsidRPr="006660A6">
        <w:t>not opt</w:t>
      </w:r>
      <w:r w:rsidR="006F6D0A" w:rsidRPr="006660A6">
        <w:t xml:space="preserve">imum. </w:t>
      </w:r>
    </w:p>
    <w:p w14:paraId="79F051A9" w14:textId="03A5784D" w:rsidR="006F6D0A" w:rsidRPr="006660A6" w:rsidRDefault="006F6D0A" w:rsidP="002C0B39">
      <w:r w:rsidRPr="006660A6">
        <w:t xml:space="preserve">The network was experimented with by adding Max Pooling layers first </w:t>
      </w:r>
      <w:r w:rsidR="00C5427B" w:rsidRPr="006660A6">
        <w:t>and then adding drop out layers while removing batch normalization layer.</w:t>
      </w:r>
      <w:r w:rsidR="0032649B" w:rsidRPr="006660A6">
        <w:t xml:space="preserve"> The performance of each variant of the network was noted and studied.</w:t>
      </w:r>
    </w:p>
    <w:p w14:paraId="53030BEB" w14:textId="79A76C4D" w:rsidR="00703709" w:rsidRPr="006660A6" w:rsidRDefault="00703709" w:rsidP="00703709"/>
    <w:p w14:paraId="58E945CE" w14:textId="7BE1A05E" w:rsidR="00505E65" w:rsidRPr="006660A6" w:rsidRDefault="00505E65" w:rsidP="00505E65">
      <w:pPr>
        <w:pStyle w:val="Heading1"/>
      </w:pPr>
      <w:bookmarkStart w:id="76" w:name="_Toc154001247"/>
      <w:r w:rsidRPr="006660A6">
        <w:t>4 Results and Discussion</w:t>
      </w:r>
      <w:bookmarkEnd w:id="76"/>
    </w:p>
    <w:p w14:paraId="6DFC4742" w14:textId="7E05D7CB" w:rsidR="00A87147" w:rsidRPr="006660A6" w:rsidRDefault="00FD1B56" w:rsidP="00505E65">
      <w:pPr>
        <w:jc w:val="left"/>
      </w:pPr>
      <w:r w:rsidRPr="006660A6">
        <w:t>The results of the experiments are presented in this section</w:t>
      </w:r>
      <w:r w:rsidR="00A87147" w:rsidRPr="006660A6">
        <w:t>.</w:t>
      </w:r>
    </w:p>
    <w:p w14:paraId="17644EB3" w14:textId="5A3EA891" w:rsidR="008F6844" w:rsidRPr="006660A6" w:rsidRDefault="00AC042F" w:rsidP="00AC042F">
      <w:pPr>
        <w:pStyle w:val="Heading2"/>
        <w:numPr>
          <w:ilvl w:val="0"/>
          <w:numId w:val="0"/>
        </w:numPr>
      </w:pPr>
      <w:bookmarkStart w:id="77" w:name="_Toc154001248"/>
      <w:r w:rsidRPr="006660A6">
        <w:t xml:space="preserve">4.1 </w:t>
      </w:r>
      <w:r w:rsidR="008F6844" w:rsidRPr="006660A6">
        <w:t xml:space="preserve">Initial </w:t>
      </w:r>
      <w:r w:rsidR="00342AEC" w:rsidRPr="006660A6">
        <w:t>Architecture</w:t>
      </w:r>
      <w:bookmarkEnd w:id="77"/>
    </w:p>
    <w:p w14:paraId="0ED3BAC4" w14:textId="211CBF0A" w:rsidR="00342AEC" w:rsidRPr="006660A6" w:rsidRDefault="00342AEC" w:rsidP="00342AEC">
      <w:r w:rsidRPr="006660A6">
        <w:t xml:space="preserve">The initial architecture involved the neural network working on </w:t>
      </w:r>
      <w:r w:rsidR="00ED5383" w:rsidRPr="006660A6">
        <w:t xml:space="preserve">7 convolutional layers with a batch normalization layer after each convolution block. This model was run on different hyperparameters, the results of which are </w:t>
      </w:r>
      <w:r w:rsidR="002C197D" w:rsidRPr="006660A6">
        <w:t>displayed.</w:t>
      </w:r>
    </w:p>
    <w:p w14:paraId="101C3789" w14:textId="3D2F1475" w:rsidR="003C223D" w:rsidRPr="006660A6" w:rsidRDefault="002C197D" w:rsidP="003C223D">
      <w:pPr>
        <w:pStyle w:val="Heading3"/>
      </w:pPr>
      <w:bookmarkStart w:id="78" w:name="_Toc154001249"/>
      <w:r w:rsidRPr="006660A6">
        <w:t>4.</w:t>
      </w:r>
      <w:r w:rsidR="004C5112" w:rsidRPr="006660A6">
        <w:t xml:space="preserve">1.1 </w:t>
      </w:r>
      <w:bookmarkStart w:id="79" w:name="_Hlk153946147"/>
      <w:r w:rsidRPr="006660A6">
        <w:t>L</w:t>
      </w:r>
      <w:r w:rsidR="004C5112" w:rsidRPr="006660A6">
        <w:t>r = 0.01, batch size =128, Number of epochs =10</w:t>
      </w:r>
      <w:bookmarkEnd w:id="78"/>
    </w:p>
    <w:tbl>
      <w:tblPr>
        <w:tblStyle w:val="TableGrid"/>
        <w:tblW w:w="0" w:type="auto"/>
        <w:tblLook w:val="04A0" w:firstRow="1" w:lastRow="0" w:firstColumn="1" w:lastColumn="0" w:noHBand="0" w:noVBand="1"/>
      </w:tblPr>
      <w:tblGrid>
        <w:gridCol w:w="3016"/>
        <w:gridCol w:w="3017"/>
        <w:gridCol w:w="3017"/>
      </w:tblGrid>
      <w:tr w:rsidR="00FB46CB" w:rsidRPr="006660A6" w14:paraId="227EA186" w14:textId="77777777" w:rsidTr="004C7D9A">
        <w:trPr>
          <w:trHeight w:val="213"/>
        </w:trPr>
        <w:tc>
          <w:tcPr>
            <w:tcW w:w="3016" w:type="dxa"/>
          </w:tcPr>
          <w:bookmarkEnd w:id="79"/>
          <w:p w14:paraId="6C4ADBFD" w14:textId="2F7F183C" w:rsidR="00FB46CB" w:rsidRPr="006660A6" w:rsidRDefault="00A00E6B" w:rsidP="004C7D9A">
            <w:pPr>
              <w:rPr>
                <w:b/>
                <w:bCs/>
              </w:rPr>
            </w:pPr>
            <w:r w:rsidRPr="006660A6">
              <w:rPr>
                <w:b/>
                <w:bCs/>
              </w:rPr>
              <w:t>Losses</w:t>
            </w:r>
          </w:p>
        </w:tc>
        <w:tc>
          <w:tcPr>
            <w:tcW w:w="3017" w:type="dxa"/>
          </w:tcPr>
          <w:p w14:paraId="0EE65C6B" w14:textId="77777777" w:rsidR="00FB46CB" w:rsidRPr="006660A6" w:rsidRDefault="00FB46CB" w:rsidP="004C7D9A">
            <w:pPr>
              <w:rPr>
                <w:b/>
                <w:bCs/>
              </w:rPr>
            </w:pPr>
            <w:r w:rsidRPr="006660A6">
              <w:rPr>
                <w:b/>
                <w:bCs/>
              </w:rPr>
              <w:t>Validation Dataset</w:t>
            </w:r>
          </w:p>
        </w:tc>
        <w:tc>
          <w:tcPr>
            <w:tcW w:w="3017" w:type="dxa"/>
          </w:tcPr>
          <w:p w14:paraId="367430BD" w14:textId="77777777" w:rsidR="00FB46CB" w:rsidRPr="006660A6" w:rsidRDefault="00FB46CB" w:rsidP="004C7D9A">
            <w:pPr>
              <w:rPr>
                <w:b/>
                <w:bCs/>
              </w:rPr>
            </w:pPr>
            <w:r w:rsidRPr="006660A6">
              <w:rPr>
                <w:b/>
                <w:bCs/>
              </w:rPr>
              <w:t>Test Dataset</w:t>
            </w:r>
          </w:p>
        </w:tc>
      </w:tr>
      <w:tr w:rsidR="00FB46CB" w:rsidRPr="006660A6" w14:paraId="46C1F0EC" w14:textId="77777777" w:rsidTr="004C7D9A">
        <w:trPr>
          <w:trHeight w:val="213"/>
        </w:trPr>
        <w:tc>
          <w:tcPr>
            <w:tcW w:w="3016" w:type="dxa"/>
          </w:tcPr>
          <w:p w14:paraId="6F074381" w14:textId="77777777" w:rsidR="00FB46CB" w:rsidRPr="006660A6" w:rsidRDefault="00FB46CB" w:rsidP="004C7D9A">
            <w:pPr>
              <w:rPr>
                <w:b/>
                <w:bCs/>
              </w:rPr>
            </w:pPr>
            <w:r w:rsidRPr="006660A6">
              <w:rPr>
                <w:b/>
                <w:bCs/>
              </w:rPr>
              <w:t>Total loss</w:t>
            </w:r>
          </w:p>
        </w:tc>
        <w:tc>
          <w:tcPr>
            <w:tcW w:w="3017" w:type="dxa"/>
          </w:tcPr>
          <w:p w14:paraId="04B5A40D" w14:textId="6F287303" w:rsidR="00FB46CB" w:rsidRPr="006660A6" w:rsidRDefault="003C223D" w:rsidP="004C7D9A">
            <w:r w:rsidRPr="006660A6">
              <w:t>0.020613392908126117</w:t>
            </w:r>
          </w:p>
        </w:tc>
        <w:tc>
          <w:tcPr>
            <w:tcW w:w="3017" w:type="dxa"/>
          </w:tcPr>
          <w:p w14:paraId="476347AF" w14:textId="7AE9307E" w:rsidR="00FB46CB" w:rsidRPr="006660A6" w:rsidRDefault="003C223D" w:rsidP="004C7D9A">
            <w:r w:rsidRPr="006660A6">
              <w:t>0.020519882906228304</w:t>
            </w:r>
          </w:p>
        </w:tc>
      </w:tr>
      <w:tr w:rsidR="00FB46CB" w:rsidRPr="006660A6" w14:paraId="3C875574" w14:textId="77777777" w:rsidTr="004C7D9A">
        <w:trPr>
          <w:trHeight w:val="213"/>
        </w:trPr>
        <w:tc>
          <w:tcPr>
            <w:tcW w:w="3016" w:type="dxa"/>
          </w:tcPr>
          <w:p w14:paraId="19445A3D" w14:textId="77777777" w:rsidR="00FB46CB" w:rsidRPr="006660A6" w:rsidRDefault="00FB46CB" w:rsidP="004C7D9A">
            <w:pPr>
              <w:rPr>
                <w:b/>
                <w:bCs/>
              </w:rPr>
            </w:pPr>
            <w:r w:rsidRPr="006660A6">
              <w:rPr>
                <w:b/>
                <w:bCs/>
              </w:rPr>
              <w:t>Stress RMSE</w:t>
            </w:r>
          </w:p>
        </w:tc>
        <w:tc>
          <w:tcPr>
            <w:tcW w:w="3017" w:type="dxa"/>
          </w:tcPr>
          <w:p w14:paraId="6E469B17" w14:textId="35822F87" w:rsidR="00FB46CB" w:rsidRPr="006660A6" w:rsidRDefault="003C223D" w:rsidP="004C7D9A">
            <w:r w:rsidRPr="006660A6">
              <w:t>41.00623321533203</w:t>
            </w:r>
          </w:p>
        </w:tc>
        <w:tc>
          <w:tcPr>
            <w:tcW w:w="3017" w:type="dxa"/>
          </w:tcPr>
          <w:p w14:paraId="25B8C5C1" w14:textId="4000BFC5" w:rsidR="00FB46CB" w:rsidRPr="006660A6" w:rsidRDefault="003C223D" w:rsidP="004C7D9A">
            <w:r w:rsidRPr="006660A6">
              <w:t>40.860260009765625</w:t>
            </w:r>
          </w:p>
        </w:tc>
      </w:tr>
      <w:tr w:rsidR="00FB46CB" w:rsidRPr="006660A6" w14:paraId="305D6AC5" w14:textId="77777777" w:rsidTr="004C7D9A">
        <w:trPr>
          <w:trHeight w:val="428"/>
        </w:trPr>
        <w:tc>
          <w:tcPr>
            <w:tcW w:w="3016" w:type="dxa"/>
          </w:tcPr>
          <w:p w14:paraId="2EE622E6" w14:textId="77777777" w:rsidR="00FB46CB" w:rsidRPr="006660A6" w:rsidRDefault="00FB46CB" w:rsidP="004C7D9A">
            <w:pPr>
              <w:rPr>
                <w:b/>
                <w:bCs/>
              </w:rPr>
            </w:pPr>
            <w:r w:rsidRPr="006660A6">
              <w:rPr>
                <w:b/>
                <w:bCs/>
              </w:rPr>
              <w:t>Orientations MAE</w:t>
            </w:r>
          </w:p>
        </w:tc>
        <w:tc>
          <w:tcPr>
            <w:tcW w:w="3017" w:type="dxa"/>
          </w:tcPr>
          <w:p w14:paraId="4DD5B0A3" w14:textId="03C09AE9" w:rsidR="00FB46CB" w:rsidRPr="006660A6" w:rsidRDefault="003C223D" w:rsidP="004C7D9A">
            <w:r w:rsidRPr="006660A6">
              <w:t>0.11185858398675919</w:t>
            </w:r>
          </w:p>
        </w:tc>
        <w:tc>
          <w:tcPr>
            <w:tcW w:w="3017" w:type="dxa"/>
          </w:tcPr>
          <w:p w14:paraId="32BDA486" w14:textId="49A40BA4" w:rsidR="00FB46CB" w:rsidRPr="006660A6" w:rsidRDefault="003C223D" w:rsidP="00A00E6B">
            <w:pPr>
              <w:keepNext/>
            </w:pPr>
            <w:r w:rsidRPr="006660A6">
              <w:t>0.11216209828853607</w:t>
            </w:r>
          </w:p>
        </w:tc>
      </w:tr>
    </w:tbl>
    <w:p w14:paraId="3D0CC407" w14:textId="68AF2533" w:rsidR="00A00E6B" w:rsidRPr="006660A6" w:rsidRDefault="00A00E6B" w:rsidP="00A00E6B">
      <w:pPr>
        <w:pStyle w:val="Caption"/>
        <w:rPr>
          <w:b/>
          <w:bCs/>
        </w:rPr>
      </w:pPr>
      <w:r w:rsidRPr="006660A6">
        <w:t xml:space="preserve">Table </w:t>
      </w:r>
      <w:fldSimple w:instr=" SEQ Table \* ARABIC ">
        <w:r w:rsidR="00FD2947" w:rsidRPr="006660A6">
          <w:rPr>
            <w:noProof/>
          </w:rPr>
          <w:t>1</w:t>
        </w:r>
      </w:fldSimple>
      <w:r w:rsidRPr="006660A6">
        <w:t xml:space="preserve">Table 1 Comparison of Losses between Validation and Test dataset with </w:t>
      </w:r>
      <w:r w:rsidRPr="006660A6">
        <w:rPr>
          <w:b/>
          <w:bCs/>
        </w:rPr>
        <w:t>Lr = 0.01, batch size =128, Number of epochs =10</w:t>
      </w:r>
    </w:p>
    <w:p w14:paraId="31337D0E" w14:textId="047B8727" w:rsidR="00A00E6B" w:rsidRPr="006660A6" w:rsidRDefault="00A00E6B" w:rsidP="00A00E6B">
      <w:r w:rsidRPr="006660A6">
        <w:t>For the validation dataset, the total loss was 0.02</w:t>
      </w:r>
      <w:r w:rsidR="0059013B" w:rsidRPr="006660A6">
        <w:t>06</w:t>
      </w:r>
      <w:r w:rsidRPr="006660A6">
        <w:t xml:space="preserve">, the Stress RMSE loss was </w:t>
      </w:r>
      <w:r w:rsidR="0059013B" w:rsidRPr="006660A6">
        <w:t>41.0062</w:t>
      </w:r>
      <w:r w:rsidRPr="006660A6">
        <w:t xml:space="preserve"> MPa and the Orientation MAE loss was 0.</w:t>
      </w:r>
      <w:r w:rsidR="0059013B" w:rsidRPr="006660A6">
        <w:t>1119</w:t>
      </w:r>
      <w:r w:rsidRPr="006660A6">
        <w:t>.</w:t>
      </w:r>
      <w:r w:rsidR="00AC0DE3" w:rsidRPr="006660A6">
        <w:t xml:space="preserve"> </w:t>
      </w:r>
      <w:r w:rsidRPr="006660A6">
        <w:t>For the test dataset, the total loss was 0.0</w:t>
      </w:r>
      <w:r w:rsidR="0059013B" w:rsidRPr="006660A6">
        <w:t>205</w:t>
      </w:r>
      <w:r w:rsidRPr="006660A6">
        <w:t xml:space="preserve">, the Stress RMSE loss was </w:t>
      </w:r>
      <w:r w:rsidR="0059013B" w:rsidRPr="006660A6">
        <w:t>40.8603</w:t>
      </w:r>
      <w:r w:rsidRPr="006660A6">
        <w:t xml:space="preserve"> MPa and the Orientation MAE loss was 0.</w:t>
      </w:r>
      <w:r w:rsidR="005A6AC4" w:rsidRPr="006660A6">
        <w:t>1122</w:t>
      </w:r>
    </w:p>
    <w:p w14:paraId="44123060" w14:textId="77777777" w:rsidR="00A00E6B" w:rsidRPr="006660A6" w:rsidRDefault="00A00E6B" w:rsidP="000D5E00">
      <w:pPr>
        <w:keepNext/>
      </w:pPr>
    </w:p>
    <w:p w14:paraId="42110DAA" w14:textId="23113770" w:rsidR="000D5E00" w:rsidRPr="006660A6" w:rsidRDefault="0003742E" w:rsidP="000D5E00">
      <w:pPr>
        <w:keepNext/>
      </w:pPr>
      <w:r w:rsidRPr="006660A6">
        <w:drawing>
          <wp:inline distT="0" distB="0" distL="0" distR="0" wp14:anchorId="668899B4" wp14:editId="6EFC0967">
            <wp:extent cx="3068320" cy="23012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71138" cy="2303354"/>
                    </a:xfrm>
                    <a:prstGeom prst="rect">
                      <a:avLst/>
                    </a:prstGeom>
                  </pic:spPr>
                </pic:pic>
              </a:graphicData>
            </a:graphic>
          </wp:inline>
        </w:drawing>
      </w:r>
    </w:p>
    <w:p w14:paraId="3299B8C0" w14:textId="07C72E7D" w:rsidR="000D5E00" w:rsidRPr="006660A6" w:rsidRDefault="000D5E00" w:rsidP="000D5E00">
      <w:pPr>
        <w:pStyle w:val="Caption"/>
        <w:rPr>
          <w:b/>
          <w:bCs/>
        </w:rPr>
      </w:pPr>
      <w:bookmarkStart w:id="80" w:name="_Toc153978329"/>
      <w:r w:rsidRPr="006660A6">
        <w:t xml:space="preserve">Figure </w:t>
      </w:r>
      <w:fldSimple w:instr=" SEQ Figure \* ARABIC ">
        <w:r w:rsidR="00FD2947" w:rsidRPr="006660A6">
          <w:rPr>
            <w:noProof/>
          </w:rPr>
          <w:t>9</w:t>
        </w:r>
      </w:fldSimple>
      <w:r w:rsidRPr="006660A6">
        <w:t xml:space="preserve"> Training loss and Validation loss with </w:t>
      </w:r>
      <w:r w:rsidRPr="006660A6">
        <w:rPr>
          <w:b/>
          <w:bCs/>
        </w:rPr>
        <w:t>Lr = 0.01, batch size =128, Number of epochs =10</w:t>
      </w:r>
      <w:bookmarkEnd w:id="80"/>
    </w:p>
    <w:p w14:paraId="41F3F203" w14:textId="7A3BA554" w:rsidR="003D77F6" w:rsidRPr="006660A6" w:rsidRDefault="003D77F6" w:rsidP="003D77F6">
      <w:r w:rsidRPr="006660A6">
        <w:t>Figure 9, shows that the training loss decrease with epochs and so did validation loss. However, validation loss has spikes in it. This shows that the network is not stable. The hyper parameters will be changed t</w:t>
      </w:r>
      <w:r w:rsidR="00F80426" w:rsidRPr="006660A6">
        <w:t>o improve the performance.</w:t>
      </w:r>
    </w:p>
    <w:p w14:paraId="5B44F8C3" w14:textId="77777777" w:rsidR="00344504" w:rsidRPr="006660A6" w:rsidRDefault="00344504" w:rsidP="00344504">
      <w:r w:rsidRPr="006660A6">
        <w:t>Figure 10 shows that both Stresses MSE and Orientation MAE decrease over time however, as reflected by Figure 9, the model is not stable and the error is increasing unpredictably.</w:t>
      </w:r>
    </w:p>
    <w:p w14:paraId="31531477" w14:textId="77777777" w:rsidR="00344504" w:rsidRPr="006660A6" w:rsidRDefault="00344504" w:rsidP="003D77F6"/>
    <w:p w14:paraId="5422E346" w14:textId="04195564" w:rsidR="000D5E00" w:rsidRPr="006660A6" w:rsidRDefault="00815388" w:rsidP="000D5E00">
      <w:pPr>
        <w:keepNext/>
      </w:pPr>
      <w:r w:rsidRPr="006660A6">
        <w:drawing>
          <wp:inline distT="0" distB="0" distL="0" distR="0" wp14:anchorId="5AED98F8" wp14:editId="331EC513">
            <wp:extent cx="4822613" cy="361696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33309" cy="3624982"/>
                    </a:xfrm>
                    <a:prstGeom prst="rect">
                      <a:avLst/>
                    </a:prstGeom>
                  </pic:spPr>
                </pic:pic>
              </a:graphicData>
            </a:graphic>
          </wp:inline>
        </w:drawing>
      </w:r>
    </w:p>
    <w:p w14:paraId="34EE6786" w14:textId="1AC769CA" w:rsidR="0036168A" w:rsidRPr="006660A6" w:rsidRDefault="000D5E00" w:rsidP="000D5E00">
      <w:pPr>
        <w:pStyle w:val="Caption"/>
        <w:rPr>
          <w:noProof/>
        </w:rPr>
      </w:pPr>
      <w:bookmarkStart w:id="81" w:name="_Toc153978330"/>
      <w:r w:rsidRPr="006660A6">
        <w:t xml:space="preserve">Figure </w:t>
      </w:r>
      <w:fldSimple w:instr=" SEQ Figure \* ARABIC ">
        <w:r w:rsidR="00FD2947" w:rsidRPr="006660A6">
          <w:rPr>
            <w:noProof/>
          </w:rPr>
          <w:t>10</w:t>
        </w:r>
      </w:fldSimple>
      <w:r w:rsidRPr="006660A6">
        <w:t xml:space="preserve"> Stresses RMSE</w:t>
      </w:r>
      <w:r w:rsidRPr="006660A6">
        <w:rPr>
          <w:noProof/>
        </w:rPr>
        <w:t xml:space="preserve"> and Orientation MAE for Lr = 0.01, batch size =128, Number of epochs =10</w:t>
      </w:r>
      <w:bookmarkEnd w:id="81"/>
    </w:p>
    <w:p w14:paraId="5003673F" w14:textId="77777777" w:rsidR="0002299A" w:rsidRPr="006660A6" w:rsidRDefault="0002299A" w:rsidP="00C96B20">
      <w:pPr>
        <w:pStyle w:val="Heading3"/>
      </w:pPr>
    </w:p>
    <w:p w14:paraId="7005B177" w14:textId="77777777" w:rsidR="0002299A" w:rsidRPr="006660A6" w:rsidRDefault="0002299A" w:rsidP="00C96B20">
      <w:pPr>
        <w:pStyle w:val="Heading3"/>
      </w:pPr>
    </w:p>
    <w:p w14:paraId="3C4DF986" w14:textId="77777777" w:rsidR="0002299A" w:rsidRPr="006660A6" w:rsidRDefault="0002299A" w:rsidP="00C96B20">
      <w:pPr>
        <w:pStyle w:val="Heading3"/>
      </w:pPr>
    </w:p>
    <w:p w14:paraId="3B12B614" w14:textId="25760942" w:rsidR="00C96B20" w:rsidRPr="006660A6" w:rsidRDefault="004C5112" w:rsidP="00C96B20">
      <w:pPr>
        <w:pStyle w:val="Heading3"/>
      </w:pPr>
      <w:bookmarkStart w:id="82" w:name="_Toc154001250"/>
      <w:r w:rsidRPr="006660A6">
        <w:lastRenderedPageBreak/>
        <w:t>4.</w:t>
      </w:r>
      <w:r w:rsidR="00CD3C46" w:rsidRPr="006660A6">
        <w:t>1</w:t>
      </w:r>
      <w:r w:rsidRPr="006660A6">
        <w:t>.</w:t>
      </w:r>
      <w:r w:rsidR="00CD3C46" w:rsidRPr="006660A6">
        <w:t>2</w:t>
      </w:r>
      <w:r w:rsidRPr="006660A6">
        <w:t xml:space="preserve"> Lr </w:t>
      </w:r>
      <w:r w:rsidR="00CD3C46" w:rsidRPr="006660A6">
        <w:t>= 0.005</w:t>
      </w:r>
      <w:r w:rsidRPr="006660A6">
        <w:t>, batch size =128, Number of epochs =10</w:t>
      </w:r>
      <w:bookmarkEnd w:id="82"/>
    </w:p>
    <w:tbl>
      <w:tblPr>
        <w:tblStyle w:val="TableGrid"/>
        <w:tblW w:w="0" w:type="auto"/>
        <w:tblLook w:val="04A0" w:firstRow="1" w:lastRow="0" w:firstColumn="1" w:lastColumn="0" w:noHBand="0" w:noVBand="1"/>
      </w:tblPr>
      <w:tblGrid>
        <w:gridCol w:w="3016"/>
        <w:gridCol w:w="3017"/>
        <w:gridCol w:w="3017"/>
      </w:tblGrid>
      <w:tr w:rsidR="005F7879" w:rsidRPr="006660A6" w14:paraId="5B12D4C0" w14:textId="77777777" w:rsidTr="004C7D9A">
        <w:trPr>
          <w:trHeight w:val="213"/>
        </w:trPr>
        <w:tc>
          <w:tcPr>
            <w:tcW w:w="3016" w:type="dxa"/>
          </w:tcPr>
          <w:p w14:paraId="19E331BD" w14:textId="77777777" w:rsidR="005F7879" w:rsidRPr="006660A6" w:rsidRDefault="005F7879" w:rsidP="004C7D9A">
            <w:pPr>
              <w:rPr>
                <w:b/>
                <w:bCs/>
              </w:rPr>
            </w:pPr>
            <w:r w:rsidRPr="006660A6">
              <w:rPr>
                <w:b/>
                <w:bCs/>
              </w:rPr>
              <w:t>Losses</w:t>
            </w:r>
          </w:p>
        </w:tc>
        <w:tc>
          <w:tcPr>
            <w:tcW w:w="3017" w:type="dxa"/>
          </w:tcPr>
          <w:p w14:paraId="3BF7DE7D" w14:textId="77777777" w:rsidR="005F7879" w:rsidRPr="006660A6" w:rsidRDefault="005F7879" w:rsidP="004C7D9A">
            <w:pPr>
              <w:rPr>
                <w:b/>
                <w:bCs/>
              </w:rPr>
            </w:pPr>
            <w:r w:rsidRPr="006660A6">
              <w:rPr>
                <w:b/>
                <w:bCs/>
              </w:rPr>
              <w:t>Validation Dataset</w:t>
            </w:r>
          </w:p>
        </w:tc>
        <w:tc>
          <w:tcPr>
            <w:tcW w:w="3017" w:type="dxa"/>
          </w:tcPr>
          <w:p w14:paraId="2F1F33CC" w14:textId="77777777" w:rsidR="005F7879" w:rsidRPr="006660A6" w:rsidRDefault="005F7879" w:rsidP="004C7D9A">
            <w:pPr>
              <w:rPr>
                <w:b/>
                <w:bCs/>
              </w:rPr>
            </w:pPr>
            <w:r w:rsidRPr="006660A6">
              <w:rPr>
                <w:b/>
                <w:bCs/>
              </w:rPr>
              <w:t>Test Dataset</w:t>
            </w:r>
          </w:p>
        </w:tc>
      </w:tr>
      <w:tr w:rsidR="005F7879" w:rsidRPr="006660A6" w14:paraId="4B3F221F" w14:textId="77777777" w:rsidTr="004C7D9A">
        <w:trPr>
          <w:trHeight w:val="213"/>
        </w:trPr>
        <w:tc>
          <w:tcPr>
            <w:tcW w:w="3016" w:type="dxa"/>
          </w:tcPr>
          <w:p w14:paraId="7C78BA10" w14:textId="77777777" w:rsidR="005F7879" w:rsidRPr="006660A6" w:rsidRDefault="005F7879" w:rsidP="004C7D9A">
            <w:pPr>
              <w:rPr>
                <w:b/>
                <w:bCs/>
              </w:rPr>
            </w:pPr>
            <w:r w:rsidRPr="006660A6">
              <w:rPr>
                <w:b/>
                <w:bCs/>
              </w:rPr>
              <w:t>Total loss</w:t>
            </w:r>
          </w:p>
        </w:tc>
        <w:tc>
          <w:tcPr>
            <w:tcW w:w="3017" w:type="dxa"/>
          </w:tcPr>
          <w:p w14:paraId="3E8702BB" w14:textId="64B3D4D9" w:rsidR="005F7879" w:rsidRPr="006660A6" w:rsidRDefault="00C96B20" w:rsidP="004C7D9A">
            <w:r w:rsidRPr="006660A6">
              <w:t>0.04170538708567619</w:t>
            </w:r>
          </w:p>
        </w:tc>
        <w:tc>
          <w:tcPr>
            <w:tcW w:w="3017" w:type="dxa"/>
          </w:tcPr>
          <w:p w14:paraId="5C8090C8" w14:textId="4F831A4E" w:rsidR="005F7879" w:rsidRPr="006660A6" w:rsidRDefault="00C96B20" w:rsidP="004C7D9A">
            <w:r w:rsidRPr="006660A6">
              <w:t>0.04092117492109537</w:t>
            </w:r>
          </w:p>
        </w:tc>
      </w:tr>
      <w:tr w:rsidR="005F7879" w:rsidRPr="006660A6" w14:paraId="4BFC5C89" w14:textId="77777777" w:rsidTr="004C7D9A">
        <w:trPr>
          <w:trHeight w:val="213"/>
        </w:trPr>
        <w:tc>
          <w:tcPr>
            <w:tcW w:w="3016" w:type="dxa"/>
          </w:tcPr>
          <w:p w14:paraId="500CD474" w14:textId="77777777" w:rsidR="005F7879" w:rsidRPr="006660A6" w:rsidRDefault="005F7879" w:rsidP="004C7D9A">
            <w:pPr>
              <w:rPr>
                <w:b/>
                <w:bCs/>
              </w:rPr>
            </w:pPr>
            <w:r w:rsidRPr="006660A6">
              <w:rPr>
                <w:b/>
                <w:bCs/>
              </w:rPr>
              <w:t>Stress RMSE</w:t>
            </w:r>
          </w:p>
        </w:tc>
        <w:tc>
          <w:tcPr>
            <w:tcW w:w="3017" w:type="dxa"/>
          </w:tcPr>
          <w:p w14:paraId="173F5423" w14:textId="4534008D" w:rsidR="005F7879" w:rsidRPr="006660A6" w:rsidRDefault="00C96B20" w:rsidP="004C7D9A">
            <w:r w:rsidRPr="006660A6">
              <w:t>53.323402404785156</w:t>
            </w:r>
          </w:p>
        </w:tc>
        <w:tc>
          <w:tcPr>
            <w:tcW w:w="3017" w:type="dxa"/>
          </w:tcPr>
          <w:p w14:paraId="738B8F10" w14:textId="2E017B91" w:rsidR="005F7879" w:rsidRPr="006660A6" w:rsidRDefault="00C96B20" w:rsidP="004C7D9A">
            <w:r w:rsidRPr="006660A6">
              <w:t>52.55547332763672</w:t>
            </w:r>
          </w:p>
        </w:tc>
      </w:tr>
      <w:tr w:rsidR="005F7879" w:rsidRPr="006660A6" w14:paraId="6419450C" w14:textId="77777777" w:rsidTr="004C7D9A">
        <w:trPr>
          <w:trHeight w:val="428"/>
        </w:trPr>
        <w:tc>
          <w:tcPr>
            <w:tcW w:w="3016" w:type="dxa"/>
          </w:tcPr>
          <w:p w14:paraId="2B76DA33" w14:textId="77777777" w:rsidR="005F7879" w:rsidRPr="006660A6" w:rsidRDefault="005F7879" w:rsidP="004C7D9A">
            <w:pPr>
              <w:rPr>
                <w:b/>
                <w:bCs/>
              </w:rPr>
            </w:pPr>
            <w:r w:rsidRPr="006660A6">
              <w:rPr>
                <w:b/>
                <w:bCs/>
              </w:rPr>
              <w:t>Orientations MAE</w:t>
            </w:r>
          </w:p>
        </w:tc>
        <w:tc>
          <w:tcPr>
            <w:tcW w:w="3017" w:type="dxa"/>
          </w:tcPr>
          <w:p w14:paraId="099D959F" w14:textId="38A2DBE8" w:rsidR="005F7879" w:rsidRPr="006660A6" w:rsidRDefault="00C96B20" w:rsidP="004C7D9A">
            <w:r w:rsidRPr="006660A6">
              <w:t>0.20319657027721405</w:t>
            </w:r>
          </w:p>
        </w:tc>
        <w:tc>
          <w:tcPr>
            <w:tcW w:w="3017" w:type="dxa"/>
          </w:tcPr>
          <w:p w14:paraId="71C9C1B6" w14:textId="2B5338F6" w:rsidR="005F7879" w:rsidRPr="006660A6" w:rsidRDefault="00C96B20" w:rsidP="004734BE">
            <w:pPr>
              <w:keepNext/>
            </w:pPr>
            <w:r w:rsidRPr="006660A6">
              <w:t>0.20275795459747314</w:t>
            </w:r>
          </w:p>
        </w:tc>
      </w:tr>
    </w:tbl>
    <w:p w14:paraId="1ECF830C" w14:textId="6AB23E8E" w:rsidR="005F7879" w:rsidRPr="006660A6" w:rsidRDefault="004734BE" w:rsidP="004734BE">
      <w:pPr>
        <w:pStyle w:val="Caption"/>
      </w:pPr>
      <w:r w:rsidRPr="006660A6">
        <w:t xml:space="preserve">Table </w:t>
      </w:r>
      <w:fldSimple w:instr=" SEQ Table \* ARABIC ">
        <w:r w:rsidR="00FD2947" w:rsidRPr="006660A6">
          <w:rPr>
            <w:noProof/>
          </w:rPr>
          <w:t>2</w:t>
        </w:r>
      </w:fldSimple>
      <w:r w:rsidRPr="006660A6">
        <w:t xml:space="preserve"> Comparison between Validation and Test dataset Loss with Lr = 0.005, batch size =128, Number of epochs =10</w:t>
      </w:r>
    </w:p>
    <w:p w14:paraId="179947A2" w14:textId="1BA32449" w:rsidR="008519A8" w:rsidRPr="006660A6" w:rsidRDefault="00344504" w:rsidP="008519A8">
      <w:r w:rsidRPr="006660A6">
        <w:t>Table 2 shows that for the validation dataset, the total loss was 0.0</w:t>
      </w:r>
      <w:r w:rsidR="00C96B20" w:rsidRPr="006660A6">
        <w:t>417</w:t>
      </w:r>
      <w:r w:rsidRPr="006660A6">
        <w:t xml:space="preserve">, the Stress RMSE loss was </w:t>
      </w:r>
      <w:r w:rsidR="00C96B20" w:rsidRPr="006660A6">
        <w:t>53</w:t>
      </w:r>
      <w:r w:rsidRPr="006660A6">
        <w:t>.</w:t>
      </w:r>
      <w:r w:rsidR="00C96B20" w:rsidRPr="006660A6">
        <w:t>323</w:t>
      </w:r>
      <w:r w:rsidRPr="006660A6">
        <w:t xml:space="preserve"> MPa and the Orientation MAE loss was 0.</w:t>
      </w:r>
      <w:r w:rsidR="00C96B20" w:rsidRPr="006660A6">
        <w:t>2032</w:t>
      </w:r>
      <w:r w:rsidRPr="006660A6">
        <w:t>.</w:t>
      </w:r>
      <w:r w:rsidR="00443B81" w:rsidRPr="006660A6">
        <w:t xml:space="preserve"> </w:t>
      </w:r>
      <w:r w:rsidRPr="006660A6">
        <w:t>For the test dataset, the total loss was 0.0</w:t>
      </w:r>
      <w:r w:rsidR="00C96B20" w:rsidRPr="006660A6">
        <w:t>4092</w:t>
      </w:r>
      <w:r w:rsidRPr="006660A6">
        <w:t xml:space="preserve">, the Stress RMSE loss was </w:t>
      </w:r>
      <w:r w:rsidR="00C96B20" w:rsidRPr="006660A6">
        <w:t>52.5554</w:t>
      </w:r>
      <w:r w:rsidRPr="006660A6">
        <w:t xml:space="preserve"> MPa and the Orientation MAE loss was </w:t>
      </w:r>
      <w:r w:rsidR="00C96B20" w:rsidRPr="006660A6">
        <w:t xml:space="preserve">0.2027. </w:t>
      </w:r>
      <w:r w:rsidR="00443B81" w:rsidRPr="006660A6">
        <w:t xml:space="preserve">Since the stress RMSE loss has increased </w:t>
      </w:r>
      <w:r w:rsidR="00C96B20" w:rsidRPr="006660A6">
        <w:t xml:space="preserve">significantly </w:t>
      </w:r>
      <w:r w:rsidR="00443B81" w:rsidRPr="006660A6">
        <w:t xml:space="preserve">and </w:t>
      </w:r>
      <w:r w:rsidR="0019323A" w:rsidRPr="006660A6">
        <w:t xml:space="preserve">the total loss </w:t>
      </w:r>
      <w:r w:rsidR="00C96B20" w:rsidRPr="006660A6">
        <w:t>and orientation MAE have increased too</w:t>
      </w:r>
      <w:r w:rsidR="00DF650B" w:rsidRPr="006660A6">
        <w:t xml:space="preserve">, </w:t>
      </w:r>
      <w:r w:rsidR="00C96B20" w:rsidRPr="006660A6">
        <w:t>a smaller learning rate did not help</w:t>
      </w:r>
      <w:r w:rsidR="00DF650B" w:rsidRPr="006660A6">
        <w:t>.</w:t>
      </w:r>
    </w:p>
    <w:p w14:paraId="11BB2621" w14:textId="18B16E5A" w:rsidR="004734BE" w:rsidRPr="006660A6" w:rsidRDefault="00C96B20" w:rsidP="004734BE">
      <w:pPr>
        <w:keepNext/>
      </w:pPr>
      <w:r w:rsidRPr="006660A6">
        <w:drawing>
          <wp:inline distT="0" distB="0" distL="0" distR="0" wp14:anchorId="69E32A71" wp14:editId="4B76CF7F">
            <wp:extent cx="3786294" cy="2839721"/>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89271" cy="2841954"/>
                    </a:xfrm>
                    <a:prstGeom prst="rect">
                      <a:avLst/>
                    </a:prstGeom>
                  </pic:spPr>
                </pic:pic>
              </a:graphicData>
            </a:graphic>
          </wp:inline>
        </w:drawing>
      </w:r>
    </w:p>
    <w:p w14:paraId="6069BD53" w14:textId="00CB1FAF" w:rsidR="00525786" w:rsidRPr="006660A6" w:rsidRDefault="004734BE" w:rsidP="004734BE">
      <w:pPr>
        <w:pStyle w:val="Caption"/>
      </w:pPr>
      <w:bookmarkStart w:id="83" w:name="_Toc153978331"/>
      <w:r w:rsidRPr="006660A6">
        <w:t xml:space="preserve">Figure </w:t>
      </w:r>
      <w:fldSimple w:instr=" SEQ Figure \* ARABIC ">
        <w:r w:rsidR="00FD2947" w:rsidRPr="006660A6">
          <w:rPr>
            <w:noProof/>
          </w:rPr>
          <w:t>11</w:t>
        </w:r>
      </w:fldSimple>
      <w:r w:rsidRPr="006660A6">
        <w:t xml:space="preserve"> Training loss and Validation loss with Lr = 0.005, batch size =128, Number of epochs =10</w:t>
      </w:r>
      <w:bookmarkEnd w:id="83"/>
    </w:p>
    <w:p w14:paraId="4D182F73" w14:textId="5A505B0D" w:rsidR="004734BE" w:rsidRPr="006660A6" w:rsidRDefault="00C96B20" w:rsidP="004734BE">
      <w:pPr>
        <w:keepNext/>
      </w:pPr>
      <w:r w:rsidRPr="006660A6">
        <w:drawing>
          <wp:inline distT="0" distB="0" distL="0" distR="0" wp14:anchorId="57C1E8E6" wp14:editId="16BE6E97">
            <wp:extent cx="4043680" cy="30327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44845" cy="3033634"/>
                    </a:xfrm>
                    <a:prstGeom prst="rect">
                      <a:avLst/>
                    </a:prstGeom>
                  </pic:spPr>
                </pic:pic>
              </a:graphicData>
            </a:graphic>
          </wp:inline>
        </w:drawing>
      </w:r>
    </w:p>
    <w:p w14:paraId="6E8DFF7A" w14:textId="12456048" w:rsidR="00B2627D" w:rsidRPr="006660A6" w:rsidRDefault="004734BE" w:rsidP="004734BE">
      <w:pPr>
        <w:pStyle w:val="Caption"/>
      </w:pPr>
      <w:bookmarkStart w:id="84" w:name="_Toc153978332"/>
      <w:r w:rsidRPr="006660A6">
        <w:t xml:space="preserve">Figure </w:t>
      </w:r>
      <w:fldSimple w:instr=" SEQ Figure \* ARABIC ">
        <w:r w:rsidR="00FD2947" w:rsidRPr="006660A6">
          <w:rPr>
            <w:noProof/>
          </w:rPr>
          <w:t>12</w:t>
        </w:r>
      </w:fldSimple>
      <w:r w:rsidRPr="006660A6">
        <w:t xml:space="preserve"> Stresses RMSE and Orientation MAE for Lr = 0.005, batch size =128, Number of epochs =10</w:t>
      </w:r>
      <w:bookmarkEnd w:id="84"/>
    </w:p>
    <w:p w14:paraId="4BE674AD" w14:textId="5AE4DDDF" w:rsidR="00DF650B" w:rsidRPr="006660A6" w:rsidRDefault="00DC3C46" w:rsidP="00DF650B">
      <w:r w:rsidRPr="006660A6">
        <w:lastRenderedPageBreak/>
        <w:t xml:space="preserve">Figure 11, shows that the training loss decrease with epochs </w:t>
      </w:r>
      <w:r w:rsidR="00397FD6" w:rsidRPr="006660A6">
        <w:t xml:space="preserve">but the Validation loss </w:t>
      </w:r>
      <w:r w:rsidR="00FC3929" w:rsidRPr="006660A6">
        <w:t>has not improved and there has been no decrease in spikes too</w:t>
      </w:r>
      <w:r w:rsidRPr="006660A6">
        <w:t>. Figure 12 shows that both Stresses MSE and Orientation MAE decrease over time however</w:t>
      </w:r>
      <w:r w:rsidR="00FC3929" w:rsidRPr="006660A6">
        <w:t xml:space="preserve"> there is a very large spike that makes the model </w:t>
      </w:r>
      <w:r w:rsidR="001E22C8" w:rsidRPr="006660A6">
        <w:t>unusable.</w:t>
      </w:r>
    </w:p>
    <w:p w14:paraId="7E976BD3" w14:textId="101963EE" w:rsidR="009E3143" w:rsidRPr="006660A6" w:rsidRDefault="00CD3C46" w:rsidP="009E3143">
      <w:pPr>
        <w:pStyle w:val="Heading3"/>
      </w:pPr>
      <w:bookmarkStart w:id="85" w:name="_Toc154001251"/>
      <w:r w:rsidRPr="006660A6">
        <w:t>4.1.</w:t>
      </w:r>
      <w:r w:rsidR="001545E8" w:rsidRPr="006660A6">
        <w:t>3</w:t>
      </w:r>
      <w:r w:rsidRPr="006660A6">
        <w:t xml:space="preserve"> Lr = 0.01, batch size =</w:t>
      </w:r>
      <w:r w:rsidR="00EA7555" w:rsidRPr="006660A6">
        <w:t>128</w:t>
      </w:r>
      <w:r w:rsidRPr="006660A6">
        <w:t>, Number of epochs =</w:t>
      </w:r>
      <w:r w:rsidR="007932B5" w:rsidRPr="006660A6">
        <w:t>20</w:t>
      </w:r>
      <w:bookmarkEnd w:id="85"/>
    </w:p>
    <w:tbl>
      <w:tblPr>
        <w:tblStyle w:val="TableGrid"/>
        <w:tblW w:w="0" w:type="auto"/>
        <w:tblLook w:val="04A0" w:firstRow="1" w:lastRow="0" w:firstColumn="1" w:lastColumn="0" w:noHBand="0" w:noVBand="1"/>
      </w:tblPr>
      <w:tblGrid>
        <w:gridCol w:w="3016"/>
        <w:gridCol w:w="3017"/>
        <w:gridCol w:w="3017"/>
      </w:tblGrid>
      <w:tr w:rsidR="000C2BF3" w:rsidRPr="006660A6" w14:paraId="6513BCAD" w14:textId="77777777" w:rsidTr="004C7D9A">
        <w:trPr>
          <w:trHeight w:val="213"/>
        </w:trPr>
        <w:tc>
          <w:tcPr>
            <w:tcW w:w="3016" w:type="dxa"/>
          </w:tcPr>
          <w:p w14:paraId="7DA43B02" w14:textId="77777777" w:rsidR="000C2BF3" w:rsidRPr="006660A6" w:rsidRDefault="000C2BF3" w:rsidP="004C7D9A">
            <w:pPr>
              <w:rPr>
                <w:b/>
                <w:bCs/>
              </w:rPr>
            </w:pPr>
            <w:r w:rsidRPr="006660A6">
              <w:rPr>
                <w:b/>
                <w:bCs/>
              </w:rPr>
              <w:t>Losses</w:t>
            </w:r>
          </w:p>
        </w:tc>
        <w:tc>
          <w:tcPr>
            <w:tcW w:w="3017" w:type="dxa"/>
          </w:tcPr>
          <w:p w14:paraId="2078C034" w14:textId="77777777" w:rsidR="000C2BF3" w:rsidRPr="006660A6" w:rsidRDefault="000C2BF3" w:rsidP="004C7D9A">
            <w:pPr>
              <w:rPr>
                <w:b/>
                <w:bCs/>
              </w:rPr>
            </w:pPr>
            <w:r w:rsidRPr="006660A6">
              <w:rPr>
                <w:b/>
                <w:bCs/>
              </w:rPr>
              <w:t>Validation Dataset</w:t>
            </w:r>
          </w:p>
        </w:tc>
        <w:tc>
          <w:tcPr>
            <w:tcW w:w="3017" w:type="dxa"/>
          </w:tcPr>
          <w:p w14:paraId="53725AD7" w14:textId="77777777" w:rsidR="000C2BF3" w:rsidRPr="006660A6" w:rsidRDefault="000C2BF3" w:rsidP="004C7D9A">
            <w:pPr>
              <w:rPr>
                <w:b/>
                <w:bCs/>
              </w:rPr>
            </w:pPr>
            <w:r w:rsidRPr="006660A6">
              <w:rPr>
                <w:b/>
                <w:bCs/>
              </w:rPr>
              <w:t>Test Dataset</w:t>
            </w:r>
          </w:p>
        </w:tc>
      </w:tr>
      <w:tr w:rsidR="000C2BF3" w:rsidRPr="006660A6" w14:paraId="3D9C0A8D" w14:textId="77777777" w:rsidTr="004C7D9A">
        <w:trPr>
          <w:trHeight w:val="213"/>
        </w:trPr>
        <w:tc>
          <w:tcPr>
            <w:tcW w:w="3016" w:type="dxa"/>
          </w:tcPr>
          <w:p w14:paraId="413A1921" w14:textId="77777777" w:rsidR="000C2BF3" w:rsidRPr="006660A6" w:rsidRDefault="000C2BF3" w:rsidP="004C7D9A">
            <w:pPr>
              <w:rPr>
                <w:b/>
                <w:bCs/>
              </w:rPr>
            </w:pPr>
            <w:r w:rsidRPr="006660A6">
              <w:rPr>
                <w:b/>
                <w:bCs/>
              </w:rPr>
              <w:t>Total loss</w:t>
            </w:r>
          </w:p>
        </w:tc>
        <w:tc>
          <w:tcPr>
            <w:tcW w:w="3017" w:type="dxa"/>
          </w:tcPr>
          <w:p w14:paraId="6CE2F07C" w14:textId="4B5D9F74" w:rsidR="000C2BF3" w:rsidRPr="006660A6" w:rsidRDefault="009E3143" w:rsidP="004C7D9A">
            <w:r w:rsidRPr="006660A6">
              <w:t>0.021715279296040536</w:t>
            </w:r>
          </w:p>
        </w:tc>
        <w:tc>
          <w:tcPr>
            <w:tcW w:w="3017" w:type="dxa"/>
          </w:tcPr>
          <w:p w14:paraId="5930BBA8" w14:textId="27D0E661" w:rsidR="000C2BF3" w:rsidRPr="006660A6" w:rsidRDefault="009E3143" w:rsidP="004C7D9A">
            <w:r w:rsidRPr="006660A6">
              <w:t>0.02140768188983202</w:t>
            </w:r>
          </w:p>
        </w:tc>
      </w:tr>
      <w:tr w:rsidR="000C2BF3" w:rsidRPr="006660A6" w14:paraId="655CF499" w14:textId="77777777" w:rsidTr="004C7D9A">
        <w:trPr>
          <w:trHeight w:val="213"/>
        </w:trPr>
        <w:tc>
          <w:tcPr>
            <w:tcW w:w="3016" w:type="dxa"/>
          </w:tcPr>
          <w:p w14:paraId="264D99FE" w14:textId="77777777" w:rsidR="000C2BF3" w:rsidRPr="006660A6" w:rsidRDefault="000C2BF3" w:rsidP="004C7D9A">
            <w:pPr>
              <w:rPr>
                <w:b/>
                <w:bCs/>
              </w:rPr>
            </w:pPr>
            <w:r w:rsidRPr="006660A6">
              <w:rPr>
                <w:b/>
                <w:bCs/>
              </w:rPr>
              <w:t>Stress RMSE</w:t>
            </w:r>
          </w:p>
        </w:tc>
        <w:tc>
          <w:tcPr>
            <w:tcW w:w="3017" w:type="dxa"/>
          </w:tcPr>
          <w:p w14:paraId="0A1965CA" w14:textId="34E416F6" w:rsidR="000C2BF3" w:rsidRPr="006660A6" w:rsidRDefault="009E3143" w:rsidP="004C7D9A">
            <w:r w:rsidRPr="006660A6">
              <w:t>44.752845764160156</w:t>
            </w:r>
          </w:p>
        </w:tc>
        <w:tc>
          <w:tcPr>
            <w:tcW w:w="3017" w:type="dxa"/>
          </w:tcPr>
          <w:p w14:paraId="0B62B8EC" w14:textId="2FFA0B61" w:rsidR="000C2BF3" w:rsidRPr="006660A6" w:rsidRDefault="009E3143" w:rsidP="004C7D9A">
            <w:r w:rsidRPr="006660A6">
              <w:t>44.38495635986328</w:t>
            </w:r>
          </w:p>
        </w:tc>
      </w:tr>
      <w:tr w:rsidR="000C2BF3" w:rsidRPr="006660A6" w14:paraId="04434DE0" w14:textId="77777777" w:rsidTr="004C7D9A">
        <w:trPr>
          <w:trHeight w:val="428"/>
        </w:trPr>
        <w:tc>
          <w:tcPr>
            <w:tcW w:w="3016" w:type="dxa"/>
          </w:tcPr>
          <w:p w14:paraId="3A207AA2" w14:textId="77777777" w:rsidR="000C2BF3" w:rsidRPr="006660A6" w:rsidRDefault="000C2BF3" w:rsidP="004C7D9A">
            <w:pPr>
              <w:rPr>
                <w:b/>
                <w:bCs/>
              </w:rPr>
            </w:pPr>
            <w:r w:rsidRPr="006660A6">
              <w:rPr>
                <w:b/>
                <w:bCs/>
              </w:rPr>
              <w:t>Orientations MAE</w:t>
            </w:r>
          </w:p>
        </w:tc>
        <w:tc>
          <w:tcPr>
            <w:tcW w:w="3017" w:type="dxa"/>
          </w:tcPr>
          <w:p w14:paraId="0B0D65A8" w14:textId="70A7E8B7" w:rsidR="000C2BF3" w:rsidRPr="006660A6" w:rsidRDefault="009E3143" w:rsidP="004C7D9A">
            <w:r w:rsidRPr="006660A6">
              <w:t>0.08645022660493851</w:t>
            </w:r>
          </w:p>
        </w:tc>
        <w:tc>
          <w:tcPr>
            <w:tcW w:w="3017" w:type="dxa"/>
          </w:tcPr>
          <w:p w14:paraId="1C01987A" w14:textId="2AA013C4" w:rsidR="000C2BF3" w:rsidRPr="006660A6" w:rsidRDefault="009E3143" w:rsidP="000C2BF3">
            <w:pPr>
              <w:keepNext/>
            </w:pPr>
            <w:r w:rsidRPr="006660A6">
              <w:t>0.0867137536406517</w:t>
            </w:r>
          </w:p>
        </w:tc>
      </w:tr>
    </w:tbl>
    <w:p w14:paraId="53999BE2" w14:textId="3C7ECFA9" w:rsidR="00DF18BD" w:rsidRPr="006660A6" w:rsidRDefault="000C2BF3" w:rsidP="006747E0">
      <w:pPr>
        <w:pStyle w:val="Caption"/>
      </w:pPr>
      <w:r w:rsidRPr="006660A6">
        <w:t xml:space="preserve">Table </w:t>
      </w:r>
      <w:fldSimple w:instr=" SEQ Table \* ARABIC ">
        <w:r w:rsidR="00FD2947" w:rsidRPr="006660A6">
          <w:rPr>
            <w:noProof/>
          </w:rPr>
          <w:t>3</w:t>
        </w:r>
      </w:fldSimple>
      <w:r w:rsidRPr="006660A6">
        <w:t xml:space="preserve"> Comparison between Validation and Test dataset Loss with Lr = 0.005, batch size =128, Number of epochs =20</w:t>
      </w:r>
    </w:p>
    <w:p w14:paraId="689CA10F" w14:textId="4D31A6E1" w:rsidR="001E22C8" w:rsidRPr="006660A6" w:rsidRDefault="001E22C8" w:rsidP="001E22C8">
      <w:r w:rsidRPr="006660A6">
        <w:t xml:space="preserve">Table </w:t>
      </w:r>
      <w:r w:rsidR="009B49B4" w:rsidRPr="006660A6">
        <w:t>3</w:t>
      </w:r>
      <w:r w:rsidRPr="006660A6">
        <w:t xml:space="preserve"> shows that for the validation dataset, the total loss was 0.0</w:t>
      </w:r>
      <w:r w:rsidR="00717E99" w:rsidRPr="006660A6">
        <w:t>217</w:t>
      </w:r>
      <w:r w:rsidRPr="006660A6">
        <w:t xml:space="preserve">, the Stress RMSE loss was </w:t>
      </w:r>
      <w:r w:rsidR="00202FF5" w:rsidRPr="006660A6">
        <w:t>44.7528</w:t>
      </w:r>
      <w:r w:rsidRPr="006660A6">
        <w:t xml:space="preserve"> MPa and the Orientation MAE loss was </w:t>
      </w:r>
      <w:r w:rsidR="00202FF5" w:rsidRPr="006660A6">
        <w:t xml:space="preserve">0.0864. </w:t>
      </w:r>
      <w:r w:rsidRPr="006660A6">
        <w:t xml:space="preserve">For the test dataset, the total loss was </w:t>
      </w:r>
      <w:r w:rsidR="00202FF5" w:rsidRPr="006660A6">
        <w:t>0.02141</w:t>
      </w:r>
      <w:r w:rsidRPr="006660A6">
        <w:t xml:space="preserve">, the Stress RMSE loss was </w:t>
      </w:r>
      <w:r w:rsidR="00202FF5" w:rsidRPr="006660A6">
        <w:t>44.6849</w:t>
      </w:r>
      <w:r w:rsidRPr="006660A6">
        <w:t xml:space="preserve"> MPa and the Orientation MAE loss was </w:t>
      </w:r>
      <w:r w:rsidR="00AC0DE3" w:rsidRPr="006660A6">
        <w:t>0.0867</w:t>
      </w:r>
      <w:r w:rsidRPr="006660A6">
        <w:t xml:space="preserve">. Since </w:t>
      </w:r>
      <w:r w:rsidR="00AC0DE3" w:rsidRPr="006660A6">
        <w:t xml:space="preserve">the </w:t>
      </w:r>
      <w:r w:rsidR="00EE2342" w:rsidRPr="006660A6">
        <w:t>Orientation MAE</w:t>
      </w:r>
      <w:r w:rsidRPr="006660A6">
        <w:t xml:space="preserve"> ha</w:t>
      </w:r>
      <w:r w:rsidR="00EE2342" w:rsidRPr="006660A6">
        <w:t>ve de</w:t>
      </w:r>
      <w:r w:rsidRPr="006660A6">
        <w:t xml:space="preserve">creased </w:t>
      </w:r>
      <w:r w:rsidR="00EE2342" w:rsidRPr="006660A6">
        <w:t xml:space="preserve">but the </w:t>
      </w:r>
      <w:r w:rsidR="00AC0DE3" w:rsidRPr="006660A6">
        <w:t xml:space="preserve">total loss and </w:t>
      </w:r>
      <w:r w:rsidR="00EE2342" w:rsidRPr="006660A6">
        <w:t xml:space="preserve">Stress RMSE </w:t>
      </w:r>
      <w:r w:rsidRPr="006660A6">
        <w:t>has not changed,</w:t>
      </w:r>
      <w:r w:rsidR="00722E00" w:rsidRPr="006660A6">
        <w:t xml:space="preserve"> the increase in epochs </w:t>
      </w:r>
      <w:r w:rsidR="00AC0DE3" w:rsidRPr="006660A6">
        <w:t>cannot</w:t>
      </w:r>
      <w:r w:rsidR="00722E00" w:rsidRPr="006660A6">
        <w:t xml:space="preserve"> solely improve the model. </w:t>
      </w:r>
    </w:p>
    <w:p w14:paraId="67418CDF" w14:textId="14E378AF" w:rsidR="00722E00" w:rsidRPr="006660A6" w:rsidRDefault="00722E00" w:rsidP="00722E00">
      <w:r w:rsidRPr="006660A6">
        <w:t>Figure 13, shows that the training loss and validation loss have decreased with epochs however the spikes have not improved. Figure 14 shows that both Stresses MSE and Orientation MAE decrease over time and the spikes are also decreasing with epochs.</w:t>
      </w:r>
    </w:p>
    <w:p w14:paraId="14B7C3AA" w14:textId="248C8457" w:rsidR="00FB5BA0" w:rsidRPr="006660A6" w:rsidRDefault="009A2BAC" w:rsidP="00717E99">
      <w:r w:rsidRPr="006660A6">
        <w:drawing>
          <wp:inline distT="0" distB="0" distL="0" distR="0" wp14:anchorId="560AB84A" wp14:editId="196A12BC">
            <wp:extent cx="3190240" cy="2392681"/>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94521" cy="2395892"/>
                    </a:xfrm>
                    <a:prstGeom prst="rect">
                      <a:avLst/>
                    </a:prstGeom>
                  </pic:spPr>
                </pic:pic>
              </a:graphicData>
            </a:graphic>
          </wp:inline>
        </w:drawing>
      </w:r>
    </w:p>
    <w:p w14:paraId="628E4D3F" w14:textId="670D1211" w:rsidR="00611501" w:rsidRPr="006660A6" w:rsidRDefault="00FB5BA0" w:rsidP="00611501">
      <w:pPr>
        <w:pStyle w:val="Caption"/>
      </w:pPr>
      <w:bookmarkStart w:id="86" w:name="_Toc153978333"/>
      <w:r w:rsidRPr="006660A6">
        <w:t xml:space="preserve">Figure </w:t>
      </w:r>
      <w:fldSimple w:instr=" SEQ Figure \* ARABIC ">
        <w:r w:rsidR="00FD2947" w:rsidRPr="006660A6">
          <w:rPr>
            <w:noProof/>
          </w:rPr>
          <w:t>13</w:t>
        </w:r>
      </w:fldSimple>
      <w:r w:rsidRPr="006660A6">
        <w:t xml:space="preserve"> </w:t>
      </w:r>
      <w:r w:rsidR="00611501" w:rsidRPr="006660A6">
        <w:t>Training loss and Validation loss with Lr = 0.005, batch size =128, Number of epochs =20</w:t>
      </w:r>
      <w:bookmarkEnd w:id="86"/>
    </w:p>
    <w:p w14:paraId="40ED5ED8" w14:textId="77777777" w:rsidR="001B625A" w:rsidRPr="006660A6" w:rsidRDefault="001B625A" w:rsidP="001B625A"/>
    <w:p w14:paraId="434F82E7" w14:textId="20C93FAC" w:rsidR="00611501" w:rsidRPr="006660A6" w:rsidRDefault="00717E99" w:rsidP="00611501">
      <w:pPr>
        <w:pStyle w:val="Caption"/>
        <w:keepNext/>
      </w:pPr>
      <w:r w:rsidRPr="006660A6">
        <w:lastRenderedPageBreak/>
        <w:drawing>
          <wp:inline distT="0" distB="0" distL="0" distR="0" wp14:anchorId="639C783B" wp14:editId="2E0ACED2">
            <wp:extent cx="3623734" cy="2717801"/>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26544" cy="2719909"/>
                    </a:xfrm>
                    <a:prstGeom prst="rect">
                      <a:avLst/>
                    </a:prstGeom>
                  </pic:spPr>
                </pic:pic>
              </a:graphicData>
            </a:graphic>
          </wp:inline>
        </w:drawing>
      </w:r>
    </w:p>
    <w:p w14:paraId="70564FE0" w14:textId="5D4C9B6B" w:rsidR="00180115" w:rsidRPr="006660A6" w:rsidRDefault="00611501" w:rsidP="00611501">
      <w:pPr>
        <w:pStyle w:val="Caption"/>
      </w:pPr>
      <w:bookmarkStart w:id="87" w:name="_Toc153978334"/>
      <w:r w:rsidRPr="006660A6">
        <w:t xml:space="preserve">Figure </w:t>
      </w:r>
      <w:fldSimple w:instr=" SEQ Figure \* ARABIC ">
        <w:r w:rsidR="00FD2947" w:rsidRPr="006660A6">
          <w:rPr>
            <w:noProof/>
          </w:rPr>
          <w:t>14</w:t>
        </w:r>
      </w:fldSimple>
      <w:r w:rsidRPr="006660A6">
        <w:t xml:space="preserve"> Stresses RMSE and Orientation MAE for Lr = 0.005, batch size =128, Number of epochs =20</w:t>
      </w:r>
      <w:bookmarkEnd w:id="87"/>
    </w:p>
    <w:p w14:paraId="73D40AF7" w14:textId="5368FF19" w:rsidR="008F6844" w:rsidRPr="006660A6" w:rsidRDefault="008F6844" w:rsidP="00AC042F">
      <w:pPr>
        <w:pStyle w:val="Heading2"/>
        <w:numPr>
          <w:ilvl w:val="0"/>
          <w:numId w:val="0"/>
        </w:numPr>
      </w:pPr>
      <w:bookmarkStart w:id="88" w:name="_Toc154001252"/>
      <w:r w:rsidRPr="006660A6">
        <w:t xml:space="preserve">4.2 </w:t>
      </w:r>
      <w:r w:rsidR="002B356A" w:rsidRPr="006660A6">
        <w:t xml:space="preserve">Changing </w:t>
      </w:r>
      <w:r w:rsidR="00812D2A" w:rsidRPr="006660A6">
        <w:t>Train- Validation Data Split</w:t>
      </w:r>
      <w:bookmarkEnd w:id="88"/>
    </w:p>
    <w:p w14:paraId="237DE163" w14:textId="47764CB6" w:rsidR="00F61ACD" w:rsidRPr="006660A6" w:rsidRDefault="00F61ACD" w:rsidP="00F61ACD">
      <w:r w:rsidRPr="006660A6">
        <w:t>The</w:t>
      </w:r>
      <w:r w:rsidR="00561676" w:rsidRPr="006660A6">
        <w:t xml:space="preserve"> smooth curve of train Loss as compared to the spikes in Validation Loss indicated that the validation dataset might be too small as compared to </w:t>
      </w:r>
      <w:r w:rsidR="00710D53" w:rsidRPr="006660A6">
        <w:t xml:space="preserve">Training Dataset. </w:t>
      </w:r>
    </w:p>
    <w:p w14:paraId="02E075F6" w14:textId="1B23200D" w:rsidR="00E12E88" w:rsidRPr="006660A6" w:rsidRDefault="00710D53" w:rsidP="00F61ACD">
      <w:r w:rsidRPr="006660A6">
        <w:t xml:space="preserve">The Training- Validation- test Dataset split was changed from 80%-10%-10% to </w:t>
      </w:r>
      <w:r w:rsidR="00E12E88" w:rsidRPr="006660A6">
        <w:t>70%-20%-10% and the results were recorded.</w:t>
      </w:r>
    </w:p>
    <w:p w14:paraId="6B78B41A" w14:textId="3F884C09" w:rsidR="004C7D9A" w:rsidRPr="006660A6" w:rsidRDefault="00812D2A" w:rsidP="004C7D9A">
      <w:pPr>
        <w:pStyle w:val="Heading3"/>
      </w:pPr>
      <w:bookmarkStart w:id="89" w:name="_Toc154001253"/>
      <w:r w:rsidRPr="006660A6">
        <w:t xml:space="preserve">4.2.1 </w:t>
      </w:r>
      <w:r w:rsidR="003F657B" w:rsidRPr="006660A6">
        <w:t>Lr = 0.01, batch size =128, Number of epochs =</w:t>
      </w:r>
      <w:r w:rsidR="00BC52E0" w:rsidRPr="006660A6">
        <w:t>15</w:t>
      </w:r>
      <w:bookmarkEnd w:id="89"/>
      <w:r w:rsidR="002A3F0C" w:rsidRPr="006660A6">
        <w:t xml:space="preserve"> </w:t>
      </w:r>
    </w:p>
    <w:tbl>
      <w:tblPr>
        <w:tblStyle w:val="TableGrid"/>
        <w:tblW w:w="0" w:type="auto"/>
        <w:tblLook w:val="04A0" w:firstRow="1" w:lastRow="0" w:firstColumn="1" w:lastColumn="0" w:noHBand="0" w:noVBand="1"/>
      </w:tblPr>
      <w:tblGrid>
        <w:gridCol w:w="3016"/>
        <w:gridCol w:w="3017"/>
        <w:gridCol w:w="3017"/>
      </w:tblGrid>
      <w:tr w:rsidR="00E12E88" w:rsidRPr="006660A6" w14:paraId="24281F5A" w14:textId="77777777" w:rsidTr="004C7D9A">
        <w:trPr>
          <w:trHeight w:val="213"/>
        </w:trPr>
        <w:tc>
          <w:tcPr>
            <w:tcW w:w="3016" w:type="dxa"/>
          </w:tcPr>
          <w:p w14:paraId="4754A998" w14:textId="77777777" w:rsidR="00E12E88" w:rsidRPr="006660A6" w:rsidRDefault="00E12E88" w:rsidP="004C7D9A">
            <w:pPr>
              <w:rPr>
                <w:b/>
                <w:bCs/>
              </w:rPr>
            </w:pPr>
            <w:r w:rsidRPr="006660A6">
              <w:rPr>
                <w:b/>
                <w:bCs/>
              </w:rPr>
              <w:t>Losses</w:t>
            </w:r>
          </w:p>
        </w:tc>
        <w:tc>
          <w:tcPr>
            <w:tcW w:w="3017" w:type="dxa"/>
          </w:tcPr>
          <w:p w14:paraId="15FAFE0B" w14:textId="77777777" w:rsidR="00E12E88" w:rsidRPr="006660A6" w:rsidRDefault="00E12E88" w:rsidP="004C7D9A">
            <w:pPr>
              <w:rPr>
                <w:b/>
                <w:bCs/>
              </w:rPr>
            </w:pPr>
            <w:r w:rsidRPr="006660A6">
              <w:rPr>
                <w:b/>
                <w:bCs/>
              </w:rPr>
              <w:t>Validation Dataset</w:t>
            </w:r>
          </w:p>
        </w:tc>
        <w:tc>
          <w:tcPr>
            <w:tcW w:w="3017" w:type="dxa"/>
          </w:tcPr>
          <w:p w14:paraId="58F0ACF5" w14:textId="77777777" w:rsidR="00E12E88" w:rsidRPr="006660A6" w:rsidRDefault="00E12E88" w:rsidP="004C7D9A">
            <w:pPr>
              <w:rPr>
                <w:b/>
                <w:bCs/>
              </w:rPr>
            </w:pPr>
            <w:r w:rsidRPr="006660A6">
              <w:rPr>
                <w:b/>
                <w:bCs/>
              </w:rPr>
              <w:t>Test Dataset</w:t>
            </w:r>
          </w:p>
        </w:tc>
      </w:tr>
      <w:tr w:rsidR="00E12E88" w:rsidRPr="006660A6" w14:paraId="6E617F42" w14:textId="77777777" w:rsidTr="004C7D9A">
        <w:trPr>
          <w:trHeight w:val="213"/>
        </w:trPr>
        <w:tc>
          <w:tcPr>
            <w:tcW w:w="3016" w:type="dxa"/>
          </w:tcPr>
          <w:p w14:paraId="32478C33" w14:textId="77777777" w:rsidR="00E12E88" w:rsidRPr="006660A6" w:rsidRDefault="00E12E88" w:rsidP="004C7D9A">
            <w:pPr>
              <w:rPr>
                <w:b/>
                <w:bCs/>
              </w:rPr>
            </w:pPr>
            <w:r w:rsidRPr="006660A6">
              <w:rPr>
                <w:b/>
                <w:bCs/>
              </w:rPr>
              <w:t>Total loss</w:t>
            </w:r>
          </w:p>
        </w:tc>
        <w:tc>
          <w:tcPr>
            <w:tcW w:w="3017" w:type="dxa"/>
          </w:tcPr>
          <w:p w14:paraId="7DDA4575" w14:textId="7D0F4C5E" w:rsidR="00E12E88" w:rsidRPr="006660A6" w:rsidRDefault="004C7D9A" w:rsidP="004C7D9A">
            <w:r w:rsidRPr="006660A6">
              <w:t>0.02543773803000267</w:t>
            </w:r>
          </w:p>
        </w:tc>
        <w:tc>
          <w:tcPr>
            <w:tcW w:w="3017" w:type="dxa"/>
          </w:tcPr>
          <w:p w14:paraId="39A79DE7" w14:textId="2633480B" w:rsidR="00E12E88" w:rsidRPr="006660A6" w:rsidRDefault="004C7D9A" w:rsidP="004C7D9A">
            <w:r w:rsidRPr="006660A6">
              <w:t>0.025513472966849804</w:t>
            </w:r>
          </w:p>
        </w:tc>
      </w:tr>
      <w:tr w:rsidR="00E12E88" w:rsidRPr="006660A6" w14:paraId="79F87B7B" w14:textId="77777777" w:rsidTr="004C7D9A">
        <w:trPr>
          <w:trHeight w:val="213"/>
        </w:trPr>
        <w:tc>
          <w:tcPr>
            <w:tcW w:w="3016" w:type="dxa"/>
          </w:tcPr>
          <w:p w14:paraId="2D5BE6BD" w14:textId="77777777" w:rsidR="00E12E88" w:rsidRPr="006660A6" w:rsidRDefault="00E12E88" w:rsidP="004C7D9A">
            <w:pPr>
              <w:rPr>
                <w:b/>
                <w:bCs/>
              </w:rPr>
            </w:pPr>
            <w:r w:rsidRPr="006660A6">
              <w:rPr>
                <w:b/>
                <w:bCs/>
              </w:rPr>
              <w:t>Stress RMSE</w:t>
            </w:r>
          </w:p>
        </w:tc>
        <w:tc>
          <w:tcPr>
            <w:tcW w:w="3017" w:type="dxa"/>
          </w:tcPr>
          <w:p w14:paraId="39AF9988" w14:textId="2F4A0E5D" w:rsidR="00E12E88" w:rsidRPr="006660A6" w:rsidRDefault="004C7D9A" w:rsidP="004C7D9A">
            <w:r w:rsidRPr="006660A6">
              <w:t>52.63875198364258</w:t>
            </w:r>
          </w:p>
        </w:tc>
        <w:tc>
          <w:tcPr>
            <w:tcW w:w="3017" w:type="dxa"/>
          </w:tcPr>
          <w:p w14:paraId="20A1CB14" w14:textId="683F33EE" w:rsidR="00E12E88" w:rsidRPr="006660A6" w:rsidRDefault="004C7D9A" w:rsidP="004C7D9A">
            <w:r w:rsidRPr="006660A6">
              <w:t>52.742767333984375</w:t>
            </w:r>
          </w:p>
        </w:tc>
      </w:tr>
      <w:tr w:rsidR="00E12E88" w:rsidRPr="006660A6" w14:paraId="6E59FAC8" w14:textId="77777777" w:rsidTr="004C7D9A">
        <w:trPr>
          <w:trHeight w:val="428"/>
        </w:trPr>
        <w:tc>
          <w:tcPr>
            <w:tcW w:w="3016" w:type="dxa"/>
          </w:tcPr>
          <w:p w14:paraId="4CA606E2" w14:textId="77777777" w:rsidR="00E12E88" w:rsidRPr="006660A6" w:rsidRDefault="00E12E88" w:rsidP="004C7D9A">
            <w:pPr>
              <w:rPr>
                <w:b/>
                <w:bCs/>
              </w:rPr>
            </w:pPr>
            <w:r w:rsidRPr="006660A6">
              <w:rPr>
                <w:b/>
                <w:bCs/>
              </w:rPr>
              <w:t>Orientations MAE</w:t>
            </w:r>
          </w:p>
        </w:tc>
        <w:tc>
          <w:tcPr>
            <w:tcW w:w="3017" w:type="dxa"/>
          </w:tcPr>
          <w:p w14:paraId="1862E6D8" w14:textId="2040624E" w:rsidR="00E12E88" w:rsidRPr="006660A6" w:rsidRDefault="004C7D9A" w:rsidP="004C7D9A">
            <w:r w:rsidRPr="006660A6">
              <w:t>0.052590008825063705</w:t>
            </w:r>
          </w:p>
        </w:tc>
        <w:tc>
          <w:tcPr>
            <w:tcW w:w="3017" w:type="dxa"/>
          </w:tcPr>
          <w:p w14:paraId="253E9EAC" w14:textId="1ED659B3" w:rsidR="00E12E88" w:rsidRPr="006660A6" w:rsidRDefault="004C7D9A" w:rsidP="006D6006">
            <w:pPr>
              <w:keepNext/>
            </w:pPr>
            <w:r w:rsidRPr="006660A6">
              <w:t>0.05212156102061272</w:t>
            </w:r>
          </w:p>
        </w:tc>
      </w:tr>
    </w:tbl>
    <w:p w14:paraId="178837C2" w14:textId="1FB83D96" w:rsidR="00E41878" w:rsidRPr="006660A6" w:rsidRDefault="006D6006" w:rsidP="006D6006">
      <w:pPr>
        <w:pStyle w:val="Caption"/>
      </w:pPr>
      <w:r w:rsidRPr="006660A6">
        <w:t xml:space="preserve">Table </w:t>
      </w:r>
      <w:fldSimple w:instr=" SEQ Table \* ARABIC ">
        <w:r w:rsidR="00FD2947" w:rsidRPr="006660A6">
          <w:rPr>
            <w:noProof/>
          </w:rPr>
          <w:t>4</w:t>
        </w:r>
      </w:fldSimple>
      <w:r w:rsidRPr="006660A6">
        <w:t xml:space="preserve"> Comparison between Validation and Test dataset Loss with Lr = 0.005, batch size =128, Number of epochs =15, 70-20-10 Dataset split</w:t>
      </w:r>
    </w:p>
    <w:p w14:paraId="06672064" w14:textId="5709D97C" w:rsidR="00243A59" w:rsidRPr="006660A6" w:rsidRDefault="00455403" w:rsidP="00243A59">
      <w:r w:rsidRPr="006660A6">
        <w:t xml:space="preserve">The number of epochs were also </w:t>
      </w:r>
      <w:r w:rsidR="004C7D9A" w:rsidRPr="006660A6">
        <w:t xml:space="preserve">set at </w:t>
      </w:r>
      <w:r w:rsidRPr="006660A6">
        <w:t xml:space="preserve">15 to </w:t>
      </w:r>
      <w:r w:rsidR="004C7D9A" w:rsidRPr="006660A6">
        <w:t xml:space="preserve">check if the network </w:t>
      </w:r>
      <w:proofErr w:type="spellStart"/>
      <w:r w:rsidR="004C7D9A" w:rsidRPr="006660A6">
        <w:t>peforms</w:t>
      </w:r>
      <w:proofErr w:type="spellEnd"/>
      <w:r w:rsidR="004C7D9A" w:rsidRPr="006660A6">
        <w:t xml:space="preserve"> decently</w:t>
      </w:r>
      <w:r w:rsidRPr="006660A6">
        <w:t>.</w:t>
      </w:r>
      <w:r w:rsidR="003E2281" w:rsidRPr="006660A6">
        <w:t xml:space="preserve"> As shown in Table </w:t>
      </w:r>
      <w:r w:rsidR="00A70FE9" w:rsidRPr="006660A6">
        <w:t>4</w:t>
      </w:r>
      <w:r w:rsidR="003E2281" w:rsidRPr="006660A6">
        <w:t>, both validation and t</w:t>
      </w:r>
      <w:r w:rsidR="009B3200" w:rsidRPr="006660A6">
        <w:t>est</w:t>
      </w:r>
      <w:r w:rsidR="003E2281" w:rsidRPr="006660A6">
        <w:t xml:space="preserve"> </w:t>
      </w:r>
      <w:r w:rsidR="003049E9" w:rsidRPr="006660A6">
        <w:t xml:space="preserve">total </w:t>
      </w:r>
      <w:r w:rsidR="003E2281" w:rsidRPr="006660A6">
        <w:t xml:space="preserve">loss </w:t>
      </w:r>
      <w:r w:rsidR="004C7D9A" w:rsidRPr="006660A6">
        <w:t>are similar to the previous runs</w:t>
      </w:r>
      <w:r w:rsidR="003049E9" w:rsidRPr="006660A6">
        <w:t xml:space="preserve">. The Stress RMSE </w:t>
      </w:r>
      <w:r w:rsidR="004C7D9A" w:rsidRPr="006660A6">
        <w:t xml:space="preserve">is the same but </w:t>
      </w:r>
      <w:r w:rsidR="00862B30" w:rsidRPr="006660A6">
        <w:t xml:space="preserve">the Orientation MAE </w:t>
      </w:r>
      <w:r w:rsidR="004C7D9A" w:rsidRPr="006660A6">
        <w:t>has decreased significantly</w:t>
      </w:r>
      <w:r w:rsidR="00862B30" w:rsidRPr="006660A6">
        <w:t>.</w:t>
      </w:r>
    </w:p>
    <w:p w14:paraId="711FA575" w14:textId="6865C107" w:rsidR="006F178E" w:rsidRPr="006660A6" w:rsidRDefault="006F178E" w:rsidP="00243A59">
      <w:r w:rsidRPr="006660A6">
        <w:t xml:space="preserve">Figure 15 shows that the </w:t>
      </w:r>
      <w:r w:rsidR="00B51303" w:rsidRPr="006660A6">
        <w:t>validation loss is decreasing</w:t>
      </w:r>
      <w:r w:rsidR="00D047E9" w:rsidRPr="006660A6">
        <w:t xml:space="preserve">, however it still has spikes. Figure 16 </w:t>
      </w:r>
      <w:r w:rsidR="005D4893" w:rsidRPr="006660A6">
        <w:t>shows that Stress RMSE</w:t>
      </w:r>
      <w:r w:rsidR="004C7D9A" w:rsidRPr="006660A6">
        <w:t xml:space="preserve"> is not stable but </w:t>
      </w:r>
      <w:r w:rsidR="0065270B" w:rsidRPr="006660A6">
        <w:t xml:space="preserve">Orientation MAE trend </w:t>
      </w:r>
      <w:r w:rsidR="004C7D9A" w:rsidRPr="006660A6">
        <w:t>is converging</w:t>
      </w:r>
      <w:r w:rsidR="0065270B" w:rsidRPr="006660A6">
        <w:t xml:space="preserve">. This could be fixed by adding more epochs. </w:t>
      </w:r>
    </w:p>
    <w:p w14:paraId="3F148851" w14:textId="77777777" w:rsidR="006D6006" w:rsidRPr="006660A6" w:rsidRDefault="00AC179C" w:rsidP="006D6006">
      <w:pPr>
        <w:keepNext/>
      </w:pPr>
      <w:r w:rsidRPr="006660A6">
        <w:rPr>
          <w:noProof/>
        </w:rPr>
        <w:lastRenderedPageBreak/>
        <w:drawing>
          <wp:inline distT="0" distB="0" distL="0" distR="0" wp14:anchorId="0B2F5658" wp14:editId="2B5A528A">
            <wp:extent cx="4016587" cy="3012440"/>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22534" cy="3016900"/>
                    </a:xfrm>
                    <a:prstGeom prst="rect">
                      <a:avLst/>
                    </a:prstGeom>
                  </pic:spPr>
                </pic:pic>
              </a:graphicData>
            </a:graphic>
          </wp:inline>
        </w:drawing>
      </w:r>
    </w:p>
    <w:p w14:paraId="3A52B130" w14:textId="35C7236B" w:rsidR="006D6006" w:rsidRPr="006660A6" w:rsidRDefault="006D6006" w:rsidP="006D6006">
      <w:pPr>
        <w:pStyle w:val="Caption"/>
      </w:pPr>
      <w:bookmarkStart w:id="90" w:name="_Toc153978335"/>
      <w:r w:rsidRPr="006660A6">
        <w:t xml:space="preserve">Figure </w:t>
      </w:r>
      <w:fldSimple w:instr=" SEQ Figure \* ARABIC ">
        <w:r w:rsidR="00FD2947" w:rsidRPr="006660A6">
          <w:rPr>
            <w:noProof/>
          </w:rPr>
          <w:t>15</w:t>
        </w:r>
      </w:fldSimple>
      <w:r w:rsidRPr="006660A6">
        <w:t xml:space="preserve"> Training loss and Validation loss with Lr = 0.005, batch size =128, Number of epochs =15, with 70-20-10 Dataset split</w:t>
      </w:r>
      <w:bookmarkEnd w:id="90"/>
    </w:p>
    <w:p w14:paraId="5546DEA9" w14:textId="11644194" w:rsidR="00AC179C" w:rsidRPr="006660A6" w:rsidRDefault="00AC179C" w:rsidP="006D6006">
      <w:pPr>
        <w:pStyle w:val="Caption"/>
      </w:pPr>
    </w:p>
    <w:p w14:paraId="264FDE6C" w14:textId="0EBF1BBE" w:rsidR="000E6858" w:rsidRPr="006660A6" w:rsidRDefault="004C7D9A" w:rsidP="000E6858">
      <w:pPr>
        <w:keepNext/>
      </w:pPr>
      <w:r w:rsidRPr="006660A6">
        <w:drawing>
          <wp:inline distT="0" distB="0" distL="0" distR="0" wp14:anchorId="5497F474" wp14:editId="324EEEB1">
            <wp:extent cx="3404729" cy="2553547"/>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18063" cy="2563547"/>
                    </a:xfrm>
                    <a:prstGeom prst="rect">
                      <a:avLst/>
                    </a:prstGeom>
                  </pic:spPr>
                </pic:pic>
              </a:graphicData>
            </a:graphic>
          </wp:inline>
        </w:drawing>
      </w:r>
    </w:p>
    <w:p w14:paraId="41357649" w14:textId="2C552B58" w:rsidR="00E41878" w:rsidRPr="006660A6" w:rsidRDefault="000E6858" w:rsidP="000E6858">
      <w:pPr>
        <w:pStyle w:val="Caption"/>
      </w:pPr>
      <w:bookmarkStart w:id="91" w:name="_Toc153978336"/>
      <w:r w:rsidRPr="006660A6">
        <w:t xml:space="preserve">Figure </w:t>
      </w:r>
      <w:fldSimple w:instr=" SEQ Figure \* ARABIC ">
        <w:r w:rsidR="00FD2947" w:rsidRPr="006660A6">
          <w:rPr>
            <w:noProof/>
          </w:rPr>
          <w:t>16</w:t>
        </w:r>
      </w:fldSimple>
      <w:r w:rsidRPr="006660A6">
        <w:t xml:space="preserve"> Stresses RMSE and Orientation MAE for Lr = 0.005, batch size =128, Number of epochs =15</w:t>
      </w:r>
      <w:bookmarkEnd w:id="91"/>
    </w:p>
    <w:p w14:paraId="18D6E995" w14:textId="6284D526" w:rsidR="00E41878" w:rsidRPr="006660A6" w:rsidRDefault="00E934D3" w:rsidP="000E6858">
      <w:pPr>
        <w:pStyle w:val="Heading3"/>
      </w:pPr>
      <w:bookmarkStart w:id="92" w:name="_Toc154001254"/>
      <w:r w:rsidRPr="006660A6">
        <w:t>4.2.</w:t>
      </w:r>
      <w:r w:rsidR="0029149B" w:rsidRPr="006660A6">
        <w:t>2</w:t>
      </w:r>
      <w:r w:rsidRPr="006660A6">
        <w:t xml:space="preserve"> Lr = 0.01, batch size =128, Number of epochs =</w:t>
      </w:r>
      <w:bookmarkEnd w:id="92"/>
      <w:r w:rsidR="001A1D04">
        <w:t>30</w:t>
      </w:r>
    </w:p>
    <w:tbl>
      <w:tblPr>
        <w:tblStyle w:val="TableGrid"/>
        <w:tblW w:w="0" w:type="auto"/>
        <w:tblLook w:val="04A0" w:firstRow="1" w:lastRow="0" w:firstColumn="1" w:lastColumn="0" w:noHBand="0" w:noVBand="1"/>
      </w:tblPr>
      <w:tblGrid>
        <w:gridCol w:w="3016"/>
        <w:gridCol w:w="3017"/>
        <w:gridCol w:w="3017"/>
      </w:tblGrid>
      <w:tr w:rsidR="000E6858" w:rsidRPr="006660A6" w14:paraId="198E3692" w14:textId="77777777" w:rsidTr="004C7D9A">
        <w:trPr>
          <w:trHeight w:val="213"/>
        </w:trPr>
        <w:tc>
          <w:tcPr>
            <w:tcW w:w="3016" w:type="dxa"/>
          </w:tcPr>
          <w:p w14:paraId="1EFDE3DC" w14:textId="77777777" w:rsidR="000E6858" w:rsidRPr="006660A6" w:rsidRDefault="000E6858" w:rsidP="004C7D9A">
            <w:pPr>
              <w:rPr>
                <w:b/>
                <w:bCs/>
              </w:rPr>
            </w:pPr>
            <w:r w:rsidRPr="006660A6">
              <w:rPr>
                <w:b/>
                <w:bCs/>
              </w:rPr>
              <w:t>Losses</w:t>
            </w:r>
          </w:p>
        </w:tc>
        <w:tc>
          <w:tcPr>
            <w:tcW w:w="3017" w:type="dxa"/>
          </w:tcPr>
          <w:p w14:paraId="0D1B1FEE" w14:textId="77777777" w:rsidR="000E6858" w:rsidRPr="006660A6" w:rsidRDefault="000E6858" w:rsidP="004C7D9A">
            <w:pPr>
              <w:rPr>
                <w:b/>
                <w:bCs/>
              </w:rPr>
            </w:pPr>
            <w:r w:rsidRPr="006660A6">
              <w:rPr>
                <w:b/>
                <w:bCs/>
              </w:rPr>
              <w:t>Validation Dataset</w:t>
            </w:r>
          </w:p>
        </w:tc>
        <w:tc>
          <w:tcPr>
            <w:tcW w:w="3017" w:type="dxa"/>
          </w:tcPr>
          <w:p w14:paraId="64A498FE" w14:textId="77777777" w:rsidR="000E6858" w:rsidRPr="006660A6" w:rsidRDefault="000E6858" w:rsidP="004C7D9A">
            <w:pPr>
              <w:rPr>
                <w:b/>
                <w:bCs/>
              </w:rPr>
            </w:pPr>
            <w:r w:rsidRPr="006660A6">
              <w:rPr>
                <w:b/>
                <w:bCs/>
              </w:rPr>
              <w:t>Test Dataset</w:t>
            </w:r>
          </w:p>
        </w:tc>
      </w:tr>
      <w:tr w:rsidR="000E6858" w:rsidRPr="006660A6" w14:paraId="48C33EED" w14:textId="77777777" w:rsidTr="001A1D04">
        <w:trPr>
          <w:trHeight w:val="274"/>
        </w:trPr>
        <w:tc>
          <w:tcPr>
            <w:tcW w:w="3016" w:type="dxa"/>
          </w:tcPr>
          <w:p w14:paraId="7FD040E6" w14:textId="77777777" w:rsidR="000E6858" w:rsidRPr="006660A6" w:rsidRDefault="000E6858" w:rsidP="004C7D9A">
            <w:pPr>
              <w:rPr>
                <w:b/>
                <w:bCs/>
              </w:rPr>
            </w:pPr>
            <w:r w:rsidRPr="006660A6">
              <w:rPr>
                <w:b/>
                <w:bCs/>
              </w:rPr>
              <w:t>Total loss</w:t>
            </w:r>
          </w:p>
        </w:tc>
        <w:tc>
          <w:tcPr>
            <w:tcW w:w="3017" w:type="dxa"/>
          </w:tcPr>
          <w:p w14:paraId="7356AACB" w14:textId="19A63FD1" w:rsidR="000E6858" w:rsidRPr="006660A6" w:rsidRDefault="001A1D04" w:rsidP="004C7D9A">
            <w:r>
              <w:t>0.011377513790741945</w:t>
            </w:r>
          </w:p>
        </w:tc>
        <w:tc>
          <w:tcPr>
            <w:tcW w:w="3017" w:type="dxa"/>
          </w:tcPr>
          <w:p w14:paraId="5EE315AC" w14:textId="09E55902" w:rsidR="000E6858" w:rsidRPr="006660A6" w:rsidRDefault="001A1D04" w:rsidP="004C7D9A">
            <w:r>
              <w:t>0.01132243061438203</w:t>
            </w:r>
          </w:p>
        </w:tc>
      </w:tr>
      <w:tr w:rsidR="000E6858" w:rsidRPr="006660A6" w14:paraId="5ECA1CA6" w14:textId="77777777" w:rsidTr="004C7D9A">
        <w:trPr>
          <w:trHeight w:val="213"/>
        </w:trPr>
        <w:tc>
          <w:tcPr>
            <w:tcW w:w="3016" w:type="dxa"/>
          </w:tcPr>
          <w:p w14:paraId="0551E2F7" w14:textId="77777777" w:rsidR="000E6858" w:rsidRPr="006660A6" w:rsidRDefault="000E6858" w:rsidP="004C7D9A">
            <w:pPr>
              <w:rPr>
                <w:b/>
                <w:bCs/>
              </w:rPr>
            </w:pPr>
            <w:r w:rsidRPr="006660A6">
              <w:rPr>
                <w:b/>
                <w:bCs/>
              </w:rPr>
              <w:t>Stress RMSE</w:t>
            </w:r>
          </w:p>
        </w:tc>
        <w:tc>
          <w:tcPr>
            <w:tcW w:w="3017" w:type="dxa"/>
          </w:tcPr>
          <w:p w14:paraId="317CE18B" w14:textId="0C783E1C" w:rsidR="000E6858" w:rsidRPr="006660A6" w:rsidRDefault="001A1D04" w:rsidP="004C7D9A">
            <w:r>
              <w:t>35.311946868896484</w:t>
            </w:r>
          </w:p>
        </w:tc>
        <w:tc>
          <w:tcPr>
            <w:tcW w:w="3017" w:type="dxa"/>
          </w:tcPr>
          <w:p w14:paraId="1EE553BC" w14:textId="0EC7C8D1" w:rsidR="000E6858" w:rsidRPr="006660A6" w:rsidRDefault="001A1D04" w:rsidP="004C7D9A">
            <w:r>
              <w:t>35.26676559448242</w:t>
            </w:r>
          </w:p>
        </w:tc>
      </w:tr>
      <w:tr w:rsidR="000E6858" w:rsidRPr="006660A6" w14:paraId="7095F2FD" w14:textId="77777777" w:rsidTr="004C7D9A">
        <w:trPr>
          <w:trHeight w:val="428"/>
        </w:trPr>
        <w:tc>
          <w:tcPr>
            <w:tcW w:w="3016" w:type="dxa"/>
          </w:tcPr>
          <w:p w14:paraId="0ABA05D8" w14:textId="77777777" w:rsidR="000E6858" w:rsidRPr="006660A6" w:rsidRDefault="000E6858" w:rsidP="004C7D9A">
            <w:pPr>
              <w:rPr>
                <w:b/>
                <w:bCs/>
              </w:rPr>
            </w:pPr>
            <w:r w:rsidRPr="006660A6">
              <w:rPr>
                <w:b/>
                <w:bCs/>
              </w:rPr>
              <w:t>Orientations MAE</w:t>
            </w:r>
          </w:p>
        </w:tc>
        <w:tc>
          <w:tcPr>
            <w:tcW w:w="3017" w:type="dxa"/>
          </w:tcPr>
          <w:p w14:paraId="25A788AD" w14:textId="5D5CD728" w:rsidR="000E6858" w:rsidRPr="006660A6" w:rsidRDefault="001A1D04" w:rsidP="004C7D9A">
            <w:r>
              <w:t>0.034161731600761414</w:t>
            </w:r>
          </w:p>
        </w:tc>
        <w:tc>
          <w:tcPr>
            <w:tcW w:w="3017" w:type="dxa"/>
          </w:tcPr>
          <w:p w14:paraId="27332818" w14:textId="3945432A" w:rsidR="000E6858" w:rsidRPr="006660A6" w:rsidRDefault="001A1D04" w:rsidP="000E6858">
            <w:pPr>
              <w:keepNext/>
            </w:pPr>
            <w:r>
              <w:t>0.03377687186002731</w:t>
            </w:r>
          </w:p>
        </w:tc>
      </w:tr>
    </w:tbl>
    <w:p w14:paraId="654B90C6" w14:textId="7EF8AEC4" w:rsidR="000E6858" w:rsidRDefault="000E6858" w:rsidP="000E6858">
      <w:pPr>
        <w:pStyle w:val="Caption"/>
      </w:pPr>
      <w:r w:rsidRPr="006660A6">
        <w:t xml:space="preserve">Table </w:t>
      </w:r>
      <w:fldSimple w:instr=" SEQ Table \* ARABIC ">
        <w:r w:rsidR="00FD2947" w:rsidRPr="006660A6">
          <w:rPr>
            <w:noProof/>
          </w:rPr>
          <w:t>5</w:t>
        </w:r>
      </w:fldSimple>
      <w:r w:rsidRPr="006660A6">
        <w:t xml:space="preserve"> Comparison between Validation and Test dataset Loss with Lr = 0.005, batch size =128, Number of epochs =25, 70-20-10 Dataset split</w:t>
      </w:r>
    </w:p>
    <w:p w14:paraId="529ACF5E" w14:textId="4C29A3DD" w:rsidR="0065270B" w:rsidRPr="006660A6" w:rsidRDefault="0065270B" w:rsidP="0065270B">
      <w:r w:rsidRPr="006660A6">
        <w:t>Number of epochs were increased by 1</w:t>
      </w:r>
      <w:r w:rsidR="001A1D04">
        <w:t>5</w:t>
      </w:r>
      <w:r w:rsidRPr="006660A6">
        <w:t xml:space="preserve"> in this iteration. In Table </w:t>
      </w:r>
      <w:r w:rsidR="00A70FE9" w:rsidRPr="006660A6">
        <w:t>5</w:t>
      </w:r>
      <w:r w:rsidR="006D26EC" w:rsidRPr="006660A6">
        <w:t xml:space="preserve">, Validation and </w:t>
      </w:r>
      <w:r w:rsidR="0080263F" w:rsidRPr="006660A6">
        <w:t>T</w:t>
      </w:r>
      <w:r w:rsidR="006D26EC" w:rsidRPr="006660A6">
        <w:t>est Total loss has decreased from 0.0</w:t>
      </w:r>
      <w:r w:rsidR="001A1D04">
        <w:t>254</w:t>
      </w:r>
      <w:r w:rsidR="006D26EC" w:rsidRPr="006660A6">
        <w:t xml:space="preserve"> to 0.</w:t>
      </w:r>
      <w:r w:rsidR="001A1D04">
        <w:t>01137</w:t>
      </w:r>
      <w:r w:rsidR="0080263F" w:rsidRPr="006660A6">
        <w:t xml:space="preserve">. Stress RMSE </w:t>
      </w:r>
      <w:r w:rsidR="001A1D04">
        <w:t>is</w:t>
      </w:r>
      <w:r w:rsidRPr="006660A6">
        <w:t xml:space="preserve"> also decreased by </w:t>
      </w:r>
      <w:r w:rsidR="001A1D04">
        <w:t>15</w:t>
      </w:r>
      <w:r w:rsidR="0079091D" w:rsidRPr="006660A6">
        <w:t xml:space="preserve"> </w:t>
      </w:r>
      <w:r w:rsidRPr="006660A6">
        <w:t xml:space="preserve">MPa </w:t>
      </w:r>
      <w:r w:rsidR="0079091D" w:rsidRPr="006660A6">
        <w:t>and</w:t>
      </w:r>
      <w:r w:rsidRPr="006660A6">
        <w:t xml:space="preserve">, the Orientation MAE </w:t>
      </w:r>
      <w:r w:rsidR="0079091D" w:rsidRPr="006660A6">
        <w:t>also decreased from 0.</w:t>
      </w:r>
      <w:r w:rsidR="001A1D04">
        <w:t>05 to 0.034.</w:t>
      </w:r>
    </w:p>
    <w:p w14:paraId="62177413" w14:textId="7039693D" w:rsidR="00F47F0A" w:rsidRPr="006660A6" w:rsidRDefault="001A1D04" w:rsidP="00F47F0A">
      <w:pPr>
        <w:keepNext/>
      </w:pPr>
      <w:r w:rsidRPr="00FF6EEF">
        <w:rPr>
          <w:rFonts w:ascii="Courier New" w:eastAsia="Times New Roman" w:hAnsi="Courier New" w:cs="Courier New"/>
          <w:color w:val="6897BB"/>
          <w:sz w:val="20"/>
          <w:szCs w:val="20"/>
          <w:lang w:eastAsia="en-IN"/>
        </w:rPr>
        <w:lastRenderedPageBreak/>
        <w:drawing>
          <wp:inline distT="0" distB="0" distL="0" distR="0" wp14:anchorId="658730B6" wp14:editId="7C30F10A">
            <wp:extent cx="3440190" cy="2580143"/>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56549" cy="2592412"/>
                    </a:xfrm>
                    <a:prstGeom prst="rect">
                      <a:avLst/>
                    </a:prstGeom>
                  </pic:spPr>
                </pic:pic>
              </a:graphicData>
            </a:graphic>
          </wp:inline>
        </w:drawing>
      </w:r>
    </w:p>
    <w:p w14:paraId="3DE7BA22" w14:textId="54CB3FA4" w:rsidR="00ED235B" w:rsidRPr="006660A6" w:rsidRDefault="00F47F0A" w:rsidP="00F47F0A">
      <w:pPr>
        <w:pStyle w:val="Caption"/>
      </w:pPr>
      <w:bookmarkStart w:id="93" w:name="_Toc153978337"/>
      <w:r w:rsidRPr="006660A6">
        <w:t xml:space="preserve">Figure </w:t>
      </w:r>
      <w:fldSimple w:instr=" SEQ Figure \* ARABIC ">
        <w:r w:rsidR="00FD2947" w:rsidRPr="006660A6">
          <w:rPr>
            <w:noProof/>
          </w:rPr>
          <w:t>17</w:t>
        </w:r>
      </w:fldSimple>
      <w:r w:rsidRPr="006660A6">
        <w:t xml:space="preserve"> Training loss and Validation loss with Lr = 0.005, batch size =128, Number of epochs =25, with 70-20-10 Dataset split</w:t>
      </w:r>
      <w:bookmarkEnd w:id="93"/>
    </w:p>
    <w:p w14:paraId="79640339" w14:textId="068B8760" w:rsidR="0079091D" w:rsidRPr="006660A6" w:rsidRDefault="0079091D" w:rsidP="0079091D">
      <w:r w:rsidRPr="006660A6">
        <w:t>Figure 1</w:t>
      </w:r>
      <w:r w:rsidR="00344504" w:rsidRPr="006660A6">
        <w:t>7</w:t>
      </w:r>
      <w:r w:rsidRPr="006660A6">
        <w:t xml:space="preserve"> shows that the validation loss is decreasing and the spikes have decreased significantly.</w:t>
      </w:r>
      <w:r w:rsidR="00E44B86" w:rsidRPr="006660A6">
        <w:t xml:space="preserve"> </w:t>
      </w:r>
      <w:r w:rsidR="00CD446D" w:rsidRPr="006660A6">
        <w:t xml:space="preserve">According to Figure 18, the Stress RMSE and Orientation MAE trend is converging and the spikes have decreased too. A smoother curve might be attained from more epochs. </w:t>
      </w:r>
      <w:r w:rsidR="001A1D04">
        <w:t>However, that is out of the scope of this study due to lack of computational resources.</w:t>
      </w:r>
    </w:p>
    <w:p w14:paraId="2F5ABB78" w14:textId="4E19E9E4" w:rsidR="0029149B" w:rsidRPr="006660A6" w:rsidRDefault="001A1D04" w:rsidP="0029149B">
      <w:pPr>
        <w:keepNext/>
      </w:pPr>
      <w:r w:rsidRPr="00FF6EEF">
        <w:drawing>
          <wp:inline distT="0" distB="0" distL="0" distR="0" wp14:anchorId="532EBB0D" wp14:editId="3FC00FA2">
            <wp:extent cx="3452979" cy="2589734"/>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61038" cy="2595778"/>
                    </a:xfrm>
                    <a:prstGeom prst="rect">
                      <a:avLst/>
                    </a:prstGeom>
                  </pic:spPr>
                </pic:pic>
              </a:graphicData>
            </a:graphic>
          </wp:inline>
        </w:drawing>
      </w:r>
    </w:p>
    <w:p w14:paraId="7DDC6CBC" w14:textId="5B71E763" w:rsidR="00ED235B" w:rsidRPr="006660A6" w:rsidRDefault="0029149B" w:rsidP="0029149B">
      <w:pPr>
        <w:pStyle w:val="Caption"/>
      </w:pPr>
      <w:bookmarkStart w:id="94" w:name="_Toc153978338"/>
      <w:r w:rsidRPr="006660A6">
        <w:t xml:space="preserve">Figure </w:t>
      </w:r>
      <w:fldSimple w:instr=" SEQ Figure \* ARABIC ">
        <w:r w:rsidR="00FD2947" w:rsidRPr="006660A6">
          <w:rPr>
            <w:noProof/>
          </w:rPr>
          <w:t>18</w:t>
        </w:r>
      </w:fldSimple>
      <w:r w:rsidRPr="006660A6">
        <w:t xml:space="preserve"> Stresses RMSE and Orientation MAE for Lr = 0.005, batch size =128, Number of epochs =25</w:t>
      </w:r>
      <w:bookmarkEnd w:id="94"/>
    </w:p>
    <w:p w14:paraId="2B2BC81D" w14:textId="155E5997" w:rsidR="006747E0" w:rsidRPr="006660A6" w:rsidRDefault="006747E0" w:rsidP="006747E0">
      <w:pPr>
        <w:pStyle w:val="Heading2"/>
        <w:numPr>
          <w:ilvl w:val="0"/>
          <w:numId w:val="0"/>
        </w:numPr>
      </w:pPr>
      <w:bookmarkStart w:id="95" w:name="_Toc154001256"/>
      <w:r w:rsidRPr="006660A6">
        <w:t>4.3 Addition of Max Pooling Layer</w:t>
      </w:r>
      <w:bookmarkEnd w:id="95"/>
    </w:p>
    <w:p w14:paraId="2C1EFBCD" w14:textId="77777777" w:rsidR="001A1D04" w:rsidRDefault="001A1D04" w:rsidP="00AC042F">
      <w:pPr>
        <w:pStyle w:val="Heading2"/>
        <w:numPr>
          <w:ilvl w:val="0"/>
          <w:numId w:val="0"/>
        </w:numPr>
      </w:pPr>
      <w:bookmarkStart w:id="96" w:name="_Toc154001257"/>
    </w:p>
    <w:p w14:paraId="375DECB7" w14:textId="77777777" w:rsidR="001A1D04" w:rsidRDefault="001A1D04" w:rsidP="00AC042F">
      <w:pPr>
        <w:pStyle w:val="Heading2"/>
        <w:numPr>
          <w:ilvl w:val="0"/>
          <w:numId w:val="0"/>
        </w:numPr>
      </w:pPr>
    </w:p>
    <w:p w14:paraId="53899E75" w14:textId="77777777" w:rsidR="001A1D04" w:rsidRDefault="001A1D04" w:rsidP="00AC042F">
      <w:pPr>
        <w:pStyle w:val="Heading2"/>
        <w:numPr>
          <w:ilvl w:val="0"/>
          <w:numId w:val="0"/>
        </w:numPr>
      </w:pPr>
    </w:p>
    <w:p w14:paraId="0A9F06EE" w14:textId="77777777" w:rsidR="001A1D04" w:rsidRDefault="001A1D04" w:rsidP="00AC042F">
      <w:pPr>
        <w:pStyle w:val="Heading2"/>
        <w:numPr>
          <w:ilvl w:val="0"/>
          <w:numId w:val="0"/>
        </w:numPr>
      </w:pPr>
    </w:p>
    <w:p w14:paraId="60507993" w14:textId="77777777" w:rsidR="001A1D04" w:rsidRDefault="001A1D04" w:rsidP="00AC042F">
      <w:pPr>
        <w:pStyle w:val="Heading2"/>
        <w:numPr>
          <w:ilvl w:val="0"/>
          <w:numId w:val="0"/>
        </w:numPr>
      </w:pPr>
    </w:p>
    <w:p w14:paraId="77B98B81" w14:textId="77777777" w:rsidR="001A1D04" w:rsidRDefault="001A1D04" w:rsidP="00AC042F">
      <w:pPr>
        <w:pStyle w:val="Heading2"/>
        <w:numPr>
          <w:ilvl w:val="0"/>
          <w:numId w:val="0"/>
        </w:numPr>
      </w:pPr>
    </w:p>
    <w:p w14:paraId="74ECF428" w14:textId="77777777" w:rsidR="001A1D04" w:rsidRDefault="001A1D04" w:rsidP="00AC042F">
      <w:pPr>
        <w:pStyle w:val="Heading2"/>
        <w:numPr>
          <w:ilvl w:val="0"/>
          <w:numId w:val="0"/>
        </w:numPr>
      </w:pPr>
    </w:p>
    <w:p w14:paraId="71FA0613" w14:textId="2429DC16" w:rsidR="008F6844" w:rsidRPr="006660A6" w:rsidRDefault="008F6844" w:rsidP="00AC042F">
      <w:pPr>
        <w:pStyle w:val="Heading2"/>
        <w:numPr>
          <w:ilvl w:val="0"/>
          <w:numId w:val="0"/>
        </w:numPr>
      </w:pPr>
      <w:r w:rsidRPr="006660A6">
        <w:lastRenderedPageBreak/>
        <w:t>4.</w:t>
      </w:r>
      <w:r w:rsidR="006747E0" w:rsidRPr="006660A6">
        <w:t>4</w:t>
      </w:r>
      <w:r w:rsidRPr="006660A6">
        <w:t xml:space="preserve"> Addition of Dropout Layer</w:t>
      </w:r>
      <w:bookmarkEnd w:id="96"/>
    </w:p>
    <w:p w14:paraId="7B5A1BA9" w14:textId="7C4A260B" w:rsidR="008C7975" w:rsidRPr="006660A6" w:rsidRDefault="008C7975" w:rsidP="008C7975">
      <w:pPr>
        <w:pStyle w:val="Heading3"/>
      </w:pPr>
      <w:bookmarkStart w:id="97" w:name="_Toc154001258"/>
      <w:r w:rsidRPr="006660A6">
        <w:t>4.4.1 Lr = 0.01, batch size =128, Number of epochs =15</w:t>
      </w:r>
      <w:bookmarkEnd w:id="97"/>
      <w:r w:rsidRPr="006660A6">
        <w:t xml:space="preserve"> </w:t>
      </w:r>
    </w:p>
    <w:tbl>
      <w:tblPr>
        <w:tblStyle w:val="TableGrid"/>
        <w:tblW w:w="0" w:type="auto"/>
        <w:tblLook w:val="04A0" w:firstRow="1" w:lastRow="0" w:firstColumn="1" w:lastColumn="0" w:noHBand="0" w:noVBand="1"/>
      </w:tblPr>
      <w:tblGrid>
        <w:gridCol w:w="3016"/>
        <w:gridCol w:w="3017"/>
        <w:gridCol w:w="3017"/>
      </w:tblGrid>
      <w:tr w:rsidR="008C7975" w:rsidRPr="006660A6" w14:paraId="0927793B" w14:textId="77777777" w:rsidTr="004C7D9A">
        <w:trPr>
          <w:trHeight w:val="213"/>
        </w:trPr>
        <w:tc>
          <w:tcPr>
            <w:tcW w:w="3016" w:type="dxa"/>
          </w:tcPr>
          <w:p w14:paraId="4AE4164F" w14:textId="77777777" w:rsidR="008C7975" w:rsidRPr="006660A6" w:rsidRDefault="008C7975" w:rsidP="004C7D9A">
            <w:pPr>
              <w:rPr>
                <w:b/>
                <w:bCs/>
              </w:rPr>
            </w:pPr>
            <w:r w:rsidRPr="006660A6">
              <w:rPr>
                <w:b/>
                <w:bCs/>
              </w:rPr>
              <w:t>Losses</w:t>
            </w:r>
          </w:p>
        </w:tc>
        <w:tc>
          <w:tcPr>
            <w:tcW w:w="3017" w:type="dxa"/>
          </w:tcPr>
          <w:p w14:paraId="2B38AE8A" w14:textId="77777777" w:rsidR="008C7975" w:rsidRPr="006660A6" w:rsidRDefault="008C7975" w:rsidP="004C7D9A">
            <w:pPr>
              <w:rPr>
                <w:b/>
                <w:bCs/>
              </w:rPr>
            </w:pPr>
            <w:r w:rsidRPr="006660A6">
              <w:rPr>
                <w:b/>
                <w:bCs/>
              </w:rPr>
              <w:t>Validation Dataset</w:t>
            </w:r>
          </w:p>
        </w:tc>
        <w:tc>
          <w:tcPr>
            <w:tcW w:w="3017" w:type="dxa"/>
          </w:tcPr>
          <w:p w14:paraId="388CB5CE" w14:textId="77777777" w:rsidR="008C7975" w:rsidRPr="006660A6" w:rsidRDefault="008C7975" w:rsidP="004C7D9A">
            <w:pPr>
              <w:rPr>
                <w:b/>
                <w:bCs/>
              </w:rPr>
            </w:pPr>
            <w:r w:rsidRPr="006660A6">
              <w:rPr>
                <w:b/>
                <w:bCs/>
              </w:rPr>
              <w:t>Test Dataset</w:t>
            </w:r>
          </w:p>
        </w:tc>
      </w:tr>
      <w:tr w:rsidR="008C7975" w:rsidRPr="006660A6" w14:paraId="17DE33BA" w14:textId="77777777" w:rsidTr="004C7D9A">
        <w:trPr>
          <w:trHeight w:val="213"/>
        </w:trPr>
        <w:tc>
          <w:tcPr>
            <w:tcW w:w="3016" w:type="dxa"/>
          </w:tcPr>
          <w:p w14:paraId="4A62744C" w14:textId="77777777" w:rsidR="008C7975" w:rsidRPr="006660A6" w:rsidRDefault="008C7975" w:rsidP="004C7D9A">
            <w:pPr>
              <w:rPr>
                <w:b/>
                <w:bCs/>
              </w:rPr>
            </w:pPr>
            <w:r w:rsidRPr="006660A6">
              <w:rPr>
                <w:b/>
                <w:bCs/>
              </w:rPr>
              <w:t>Total loss</w:t>
            </w:r>
          </w:p>
        </w:tc>
        <w:tc>
          <w:tcPr>
            <w:tcW w:w="3017" w:type="dxa"/>
          </w:tcPr>
          <w:p w14:paraId="3E14535D" w14:textId="77777777" w:rsidR="008C7975" w:rsidRPr="006660A6" w:rsidRDefault="008C7975" w:rsidP="004C7D9A">
            <w:r w:rsidRPr="006660A6">
              <w:t>0.035247512543812774</w:t>
            </w:r>
          </w:p>
        </w:tc>
        <w:tc>
          <w:tcPr>
            <w:tcW w:w="3017" w:type="dxa"/>
          </w:tcPr>
          <w:p w14:paraId="2CCEE2C4" w14:textId="77777777" w:rsidR="008C7975" w:rsidRPr="006660A6" w:rsidRDefault="008C7975" w:rsidP="004C7D9A">
            <w:r w:rsidRPr="006660A6">
              <w:t>0.03572798538953066</w:t>
            </w:r>
          </w:p>
        </w:tc>
      </w:tr>
      <w:tr w:rsidR="008C7975" w:rsidRPr="006660A6" w14:paraId="2C7FDF71" w14:textId="77777777" w:rsidTr="004C7D9A">
        <w:trPr>
          <w:trHeight w:val="213"/>
        </w:trPr>
        <w:tc>
          <w:tcPr>
            <w:tcW w:w="3016" w:type="dxa"/>
          </w:tcPr>
          <w:p w14:paraId="427314BA" w14:textId="77777777" w:rsidR="008C7975" w:rsidRPr="006660A6" w:rsidRDefault="008C7975" w:rsidP="004C7D9A">
            <w:pPr>
              <w:rPr>
                <w:b/>
                <w:bCs/>
              </w:rPr>
            </w:pPr>
            <w:r w:rsidRPr="006660A6">
              <w:rPr>
                <w:b/>
                <w:bCs/>
              </w:rPr>
              <w:t>Stress RMSE</w:t>
            </w:r>
          </w:p>
        </w:tc>
        <w:tc>
          <w:tcPr>
            <w:tcW w:w="3017" w:type="dxa"/>
          </w:tcPr>
          <w:p w14:paraId="53EEF936" w14:textId="77777777" w:rsidR="008C7975" w:rsidRPr="006660A6" w:rsidRDefault="008C7975" w:rsidP="004C7D9A">
            <w:r w:rsidRPr="006660A6">
              <w:t>55.14199447631836</w:t>
            </w:r>
          </w:p>
        </w:tc>
        <w:tc>
          <w:tcPr>
            <w:tcW w:w="3017" w:type="dxa"/>
          </w:tcPr>
          <w:p w14:paraId="11DB7E10" w14:textId="77777777" w:rsidR="008C7975" w:rsidRPr="006660A6" w:rsidRDefault="008C7975" w:rsidP="004C7D9A">
            <w:r w:rsidRPr="006660A6">
              <w:t>55.5518684387207</w:t>
            </w:r>
          </w:p>
        </w:tc>
      </w:tr>
      <w:tr w:rsidR="008C7975" w:rsidRPr="006660A6" w14:paraId="16D08A54" w14:textId="77777777" w:rsidTr="004C7D9A">
        <w:trPr>
          <w:trHeight w:val="428"/>
        </w:trPr>
        <w:tc>
          <w:tcPr>
            <w:tcW w:w="3016" w:type="dxa"/>
          </w:tcPr>
          <w:p w14:paraId="40ABAB4C" w14:textId="77777777" w:rsidR="008C7975" w:rsidRPr="006660A6" w:rsidRDefault="008C7975" w:rsidP="004C7D9A">
            <w:pPr>
              <w:rPr>
                <w:b/>
                <w:bCs/>
              </w:rPr>
            </w:pPr>
            <w:r w:rsidRPr="006660A6">
              <w:rPr>
                <w:b/>
                <w:bCs/>
              </w:rPr>
              <w:t>Orientations MAE</w:t>
            </w:r>
          </w:p>
        </w:tc>
        <w:tc>
          <w:tcPr>
            <w:tcW w:w="3017" w:type="dxa"/>
          </w:tcPr>
          <w:p w14:paraId="14D753C2" w14:textId="77777777" w:rsidR="008C7975" w:rsidRPr="006660A6" w:rsidRDefault="008C7975" w:rsidP="004C7D9A">
            <w:r w:rsidRPr="006660A6">
              <w:t>0.13151179254055023</w:t>
            </w:r>
          </w:p>
          <w:p w14:paraId="23B50874" w14:textId="77777777" w:rsidR="008C7975" w:rsidRPr="006660A6" w:rsidRDefault="008C7975" w:rsidP="004C7D9A"/>
        </w:tc>
        <w:tc>
          <w:tcPr>
            <w:tcW w:w="3017" w:type="dxa"/>
          </w:tcPr>
          <w:p w14:paraId="73120ED9" w14:textId="77777777" w:rsidR="008C7975" w:rsidRPr="006660A6" w:rsidRDefault="008C7975" w:rsidP="004C7D9A">
            <w:pPr>
              <w:keepNext/>
            </w:pPr>
            <w:r w:rsidRPr="006660A6">
              <w:t>0.13203275203704834</w:t>
            </w:r>
          </w:p>
        </w:tc>
      </w:tr>
    </w:tbl>
    <w:p w14:paraId="595776C8" w14:textId="77777777" w:rsidR="008C7975" w:rsidRPr="006660A6" w:rsidRDefault="008C7975" w:rsidP="008C7975">
      <w:pPr>
        <w:pStyle w:val="Caption"/>
      </w:pPr>
      <w:r w:rsidRPr="006660A6">
        <w:t xml:space="preserve">Table </w:t>
      </w:r>
      <w:fldSimple w:instr=" SEQ Table \* ARABIC ">
        <w:r w:rsidRPr="006660A6">
          <w:rPr>
            <w:noProof/>
          </w:rPr>
          <w:t>4</w:t>
        </w:r>
      </w:fldSimple>
      <w:r w:rsidRPr="006660A6">
        <w:t xml:space="preserve"> Comparison between Validation and Test dataset Loss with Lr = 0.005, batch size =128, Number of epochs =15, 70-20-10 Dataset split</w:t>
      </w:r>
    </w:p>
    <w:p w14:paraId="0B74AE53" w14:textId="5B4EFBEE" w:rsidR="008C7975" w:rsidRPr="006660A6" w:rsidRDefault="008C7975" w:rsidP="008C7975">
      <w:r w:rsidRPr="006660A6">
        <w:t>The number of epochs used were 15 to allow the network to learn the data more accurately. As shown in Table 4, both validation and test total loss have decreased significantly. The Stress RMSE also decreased by 10 MPa as compared to the previous model however, the Orientation MAE is still the same.</w:t>
      </w:r>
    </w:p>
    <w:p w14:paraId="16506D90" w14:textId="77777777" w:rsidR="008C7975" w:rsidRPr="006660A6" w:rsidRDefault="008C7975" w:rsidP="008C7975">
      <w:r w:rsidRPr="006660A6">
        <w:t xml:space="preserve">Figure 15 shows that the validation loss is decreasing, however it still has spikes. Figure 16 shows that Stress RMSE and Orientation MAE trend has not changed. This could be fixed by adding more epochs. </w:t>
      </w:r>
    </w:p>
    <w:p w14:paraId="2687E4C3" w14:textId="77777777" w:rsidR="008C7975" w:rsidRPr="006660A6" w:rsidRDefault="008C7975" w:rsidP="008C7975">
      <w:pPr>
        <w:keepNext/>
      </w:pPr>
      <w:r w:rsidRPr="006660A6">
        <w:rPr>
          <w:noProof/>
        </w:rPr>
        <w:drawing>
          <wp:inline distT="0" distB="0" distL="0" distR="0" wp14:anchorId="62B3420D" wp14:editId="11F9E429">
            <wp:extent cx="4016587" cy="3012440"/>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22534" cy="3016900"/>
                    </a:xfrm>
                    <a:prstGeom prst="rect">
                      <a:avLst/>
                    </a:prstGeom>
                  </pic:spPr>
                </pic:pic>
              </a:graphicData>
            </a:graphic>
          </wp:inline>
        </w:drawing>
      </w:r>
    </w:p>
    <w:p w14:paraId="64C319AE" w14:textId="72E11841" w:rsidR="008C7975" w:rsidRPr="006660A6" w:rsidRDefault="008C7975" w:rsidP="008C7975">
      <w:pPr>
        <w:pStyle w:val="Caption"/>
      </w:pPr>
      <w:r w:rsidRPr="006660A6">
        <w:t xml:space="preserve">Figure </w:t>
      </w:r>
      <w:fldSimple w:instr=" SEQ Figure \* ARABIC ">
        <w:r w:rsidRPr="006660A6">
          <w:rPr>
            <w:noProof/>
          </w:rPr>
          <w:t>15</w:t>
        </w:r>
      </w:fldSimple>
      <w:r w:rsidRPr="006660A6">
        <w:t xml:space="preserve"> Training loss and Validation loss with Lr = 0.005, batch size =128, Number of epochs =15, with 70-20-10 Dataset split</w:t>
      </w:r>
    </w:p>
    <w:p w14:paraId="1B20FA4B" w14:textId="77777777" w:rsidR="004E54E8" w:rsidRPr="006660A6" w:rsidRDefault="004E54E8" w:rsidP="004E54E8">
      <w:pPr>
        <w:keepNext/>
      </w:pPr>
      <w:r w:rsidRPr="006660A6">
        <w:rPr>
          <w:noProof/>
        </w:rPr>
        <w:lastRenderedPageBreak/>
        <w:drawing>
          <wp:inline distT="0" distB="0" distL="0" distR="0" wp14:anchorId="2F385F1E" wp14:editId="20A5CD34">
            <wp:extent cx="4443307" cy="333248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46478" cy="3334858"/>
                    </a:xfrm>
                    <a:prstGeom prst="rect">
                      <a:avLst/>
                    </a:prstGeom>
                  </pic:spPr>
                </pic:pic>
              </a:graphicData>
            </a:graphic>
          </wp:inline>
        </w:drawing>
      </w:r>
    </w:p>
    <w:p w14:paraId="5B2ED899" w14:textId="77777777" w:rsidR="004E54E8" w:rsidRPr="006660A6" w:rsidRDefault="004E54E8" w:rsidP="004E54E8">
      <w:pPr>
        <w:pStyle w:val="Caption"/>
      </w:pPr>
      <w:r w:rsidRPr="006660A6">
        <w:t xml:space="preserve">Figure </w:t>
      </w:r>
      <w:fldSimple w:instr=" SEQ Figure \* ARABIC ">
        <w:r w:rsidRPr="006660A6">
          <w:rPr>
            <w:noProof/>
          </w:rPr>
          <w:t>16</w:t>
        </w:r>
      </w:fldSimple>
      <w:r w:rsidRPr="006660A6">
        <w:t xml:space="preserve"> Stresses RMSE and Orientation MAE for Lr = 0.005, batch size =128, Number of epochs =15</w:t>
      </w:r>
    </w:p>
    <w:p w14:paraId="560BBB65" w14:textId="77777777" w:rsidR="004E54E8" w:rsidRPr="006660A6" w:rsidRDefault="004E54E8" w:rsidP="004E54E8"/>
    <w:p w14:paraId="765AACED" w14:textId="23BB4FF3" w:rsidR="000F5F15" w:rsidRPr="006660A6" w:rsidRDefault="000F5F15" w:rsidP="000F5F15">
      <w:pPr>
        <w:pStyle w:val="Heading2"/>
        <w:numPr>
          <w:ilvl w:val="0"/>
          <w:numId w:val="0"/>
        </w:numPr>
      </w:pPr>
      <w:bookmarkStart w:id="98" w:name="_Toc154001259"/>
      <w:r w:rsidRPr="006660A6">
        <w:t>4.4 Discussion</w:t>
      </w:r>
      <w:bookmarkEnd w:id="98"/>
    </w:p>
    <w:p w14:paraId="142E0EAD" w14:textId="02F17CA4" w:rsidR="000F5F15" w:rsidRPr="006660A6" w:rsidRDefault="000F5F15" w:rsidP="000F5F15">
      <w:r w:rsidRPr="006660A6">
        <w:t xml:space="preserve">The </w:t>
      </w:r>
      <w:r w:rsidR="009E4D94" w:rsidRPr="006660A6">
        <w:t xml:space="preserve">experiment involved tuning the hyperparameters of the network to obtain parameters that runs the network at best performance. Initially the </w:t>
      </w:r>
      <w:r w:rsidR="00951DD3" w:rsidRPr="006660A6">
        <w:t xml:space="preserve">dataset was split into 80% train data, 10% </w:t>
      </w:r>
      <w:r w:rsidR="00D46ABD" w:rsidRPr="006660A6">
        <w:t>test data and 10% validation data. The performance of the model at different hyperparameters using this data split was not good</w:t>
      </w:r>
      <w:r w:rsidR="00930893" w:rsidRPr="006660A6">
        <w:t xml:space="preserve"> even after increasing the epochs. The size of validation dataset was found to be too small, because of which the dataset split was changed from 80-10-10 to 70-20-10.</w:t>
      </w:r>
    </w:p>
    <w:p w14:paraId="1E079DB8" w14:textId="216998E3" w:rsidR="00930893" w:rsidRPr="006660A6" w:rsidRDefault="00930893" w:rsidP="000F5F15">
      <w:r w:rsidRPr="006660A6">
        <w:t>The model was th</w:t>
      </w:r>
      <w:r w:rsidR="0064572E" w:rsidRPr="006660A6">
        <w:t>en run on different hyperparameters. The network performed better but there were still spikes in the loss</w:t>
      </w:r>
      <w:r w:rsidR="004E54E8" w:rsidRPr="006660A6">
        <w:t xml:space="preserve"> which indicated that the network was not stable. To counter this, max pooling was added and then dropout layer </w:t>
      </w:r>
      <w:proofErr w:type="gramStart"/>
      <w:r w:rsidR="004E54E8" w:rsidRPr="006660A6">
        <w:t>were</w:t>
      </w:r>
      <w:proofErr w:type="gramEnd"/>
      <w:r w:rsidR="004E54E8" w:rsidRPr="006660A6">
        <w:t xml:space="preserve"> added with no batch normalization. This produced the best result.</w:t>
      </w:r>
    </w:p>
    <w:p w14:paraId="19ABFECD" w14:textId="77777777" w:rsidR="000F5F15" w:rsidRPr="006660A6" w:rsidRDefault="000F5F15" w:rsidP="000F5F15"/>
    <w:p w14:paraId="77EC9CC0" w14:textId="77777777" w:rsidR="008C7975" w:rsidRPr="006660A6" w:rsidRDefault="008C7975" w:rsidP="008C7975"/>
    <w:p w14:paraId="1A5D8BEE" w14:textId="41D3B600" w:rsidR="00505E65" w:rsidRPr="006660A6" w:rsidRDefault="00505E65" w:rsidP="00AC042F">
      <w:pPr>
        <w:pStyle w:val="Heading2"/>
        <w:numPr>
          <w:ilvl w:val="0"/>
          <w:numId w:val="0"/>
        </w:numPr>
        <w:rPr>
          <w:sz w:val="16"/>
          <w:szCs w:val="16"/>
        </w:rPr>
      </w:pPr>
      <w:r w:rsidRPr="006660A6">
        <w:rPr>
          <w:sz w:val="16"/>
          <w:szCs w:val="16"/>
        </w:rPr>
        <w:br w:type="page"/>
      </w:r>
    </w:p>
    <w:p w14:paraId="620CA066" w14:textId="332B1B9C" w:rsidR="00505E65" w:rsidRPr="006660A6" w:rsidRDefault="00505E65" w:rsidP="007C0553">
      <w:pPr>
        <w:rPr>
          <w:sz w:val="16"/>
          <w:szCs w:val="16"/>
        </w:rPr>
      </w:pPr>
    </w:p>
    <w:p w14:paraId="17CF05EB" w14:textId="4DE0783E" w:rsidR="00505E65" w:rsidRPr="006660A6" w:rsidRDefault="00505E65" w:rsidP="00657EC1">
      <w:r w:rsidRPr="006660A6">
        <w:br w:type="page"/>
      </w:r>
    </w:p>
    <w:p w14:paraId="7B8B899C" w14:textId="314452FA" w:rsidR="007C0553" w:rsidRPr="006660A6" w:rsidRDefault="0026714B" w:rsidP="0026714B">
      <w:pPr>
        <w:pStyle w:val="Heading1"/>
      </w:pPr>
      <w:bookmarkStart w:id="99" w:name="_Toc154001260"/>
      <w:r w:rsidRPr="006660A6">
        <w:lastRenderedPageBreak/>
        <w:t>5 Conclusion</w:t>
      </w:r>
      <w:bookmarkEnd w:id="99"/>
    </w:p>
    <w:p w14:paraId="52B8DC30" w14:textId="52235CB9" w:rsidR="38224ADE" w:rsidRPr="006660A6" w:rsidRDefault="0055263C" w:rsidP="38224ADE">
      <w:r w:rsidRPr="006660A6">
        <w:t xml:space="preserve">The goal of this paper was to implement Crystal Plasticity through a Neural Network. </w:t>
      </w:r>
      <w:r w:rsidR="007656C9" w:rsidRPr="006660A6">
        <w:t xml:space="preserve">The </w:t>
      </w:r>
      <w:r w:rsidR="0005143A" w:rsidRPr="006660A6">
        <w:t>t</w:t>
      </w:r>
      <w:r w:rsidR="007656C9" w:rsidRPr="006660A6">
        <w:t xml:space="preserve">raining Data for the Neural network was obtained from DAMASK after running Crystal Plasticity simulations on </w:t>
      </w:r>
      <w:r w:rsidR="0005143A" w:rsidRPr="006660A6">
        <w:t>50 grain A</w:t>
      </w:r>
      <w:r w:rsidR="00AC0DE3" w:rsidRPr="006660A6">
        <w:t>A</w:t>
      </w:r>
      <w:r w:rsidR="0005143A" w:rsidRPr="006660A6">
        <w:t xml:space="preserve">5083 RVE. Convolutional Neural Network was chosen for this task because it can </w:t>
      </w:r>
      <w:r w:rsidR="007A6113" w:rsidRPr="006660A6">
        <w:t xml:space="preserve">capture features </w:t>
      </w:r>
      <w:r w:rsidR="0016500C" w:rsidRPr="006660A6">
        <w:t xml:space="preserve">of the dataset </w:t>
      </w:r>
      <w:r w:rsidR="007A6113" w:rsidRPr="006660A6">
        <w:t xml:space="preserve">while also maintaining the spatial information about the features. </w:t>
      </w:r>
    </w:p>
    <w:p w14:paraId="21415FCB" w14:textId="5FD63072" w:rsidR="00A128CC" w:rsidRPr="006660A6" w:rsidRDefault="00A128CC" w:rsidP="38224ADE">
      <w:r w:rsidRPr="006660A6">
        <w:t xml:space="preserve">The network was run at different hyperparameters and changes had to be made in the </w:t>
      </w:r>
      <w:proofErr w:type="spellStart"/>
      <w:r w:rsidRPr="006660A6">
        <w:t>datasplit</w:t>
      </w:r>
      <w:proofErr w:type="spellEnd"/>
      <w:r w:rsidRPr="006660A6">
        <w:t xml:space="preserve"> to achieve an acceptable performance. </w:t>
      </w:r>
      <w:r w:rsidR="00477CD9" w:rsidRPr="006660A6">
        <w:t xml:space="preserve">The Network replicated the Crystal Plasticity simulation information with </w:t>
      </w:r>
      <w:r w:rsidR="00945825" w:rsidRPr="006660A6">
        <w:t xml:space="preserve">very small total loss and 40Mpa Stress RMSE and 9% Orientation MAE which is an acceptable result. </w:t>
      </w:r>
    </w:p>
    <w:p w14:paraId="195C37A6" w14:textId="6DDFA2D8" w:rsidR="00945825" w:rsidRPr="006660A6" w:rsidRDefault="007561FC" w:rsidP="38224ADE">
      <w:r w:rsidRPr="006660A6">
        <w:t>Improvements in the model can be done by adding more convolutional and pooling layers</w:t>
      </w:r>
      <w:r w:rsidR="00FA4A33" w:rsidRPr="006660A6">
        <w:t xml:space="preserve">. </w:t>
      </w:r>
      <w:r w:rsidR="00C14E40" w:rsidRPr="006660A6">
        <w:t xml:space="preserve">A larger dataset would also </w:t>
      </w:r>
      <w:r w:rsidR="009161C8" w:rsidRPr="006660A6">
        <w:t>improve the performance o</w:t>
      </w:r>
      <w:r w:rsidR="00DA1179" w:rsidRPr="006660A6">
        <w:t>f the network.</w:t>
      </w:r>
      <w:r w:rsidR="00FA4A33" w:rsidRPr="006660A6">
        <w:t xml:space="preserve"> These were not possible in this experiment due to time and computational constraints.</w:t>
      </w:r>
    </w:p>
    <w:p w14:paraId="3F9DF5EA" w14:textId="49BB9A9B" w:rsidR="00BE6B0E" w:rsidRPr="006660A6" w:rsidRDefault="00BE6B0E" w:rsidP="38224ADE">
      <w:r w:rsidRPr="006660A6">
        <w:t>Future enhancements that can be done to simulate Crystal Plasticity better</w:t>
      </w:r>
      <w:r w:rsidR="00FA4A33" w:rsidRPr="006660A6">
        <w:t xml:space="preserve"> can include </w:t>
      </w:r>
      <w:r w:rsidR="00FF0884" w:rsidRPr="006660A6">
        <w:t>the utilization of different CNN architectures. Transformers can be used as alternate ways of encoding the data. RNN and Transformer work well on sequential data which might prove useful.</w:t>
      </w:r>
    </w:p>
    <w:p w14:paraId="6A135441" w14:textId="27726653" w:rsidR="205C0D4D" w:rsidRPr="006660A6" w:rsidRDefault="205C0D4D" w:rsidP="205C0D4D">
      <w:pPr>
        <w:rPr>
          <w:b/>
          <w:bCs/>
        </w:rPr>
      </w:pPr>
    </w:p>
    <w:p w14:paraId="15966FFD" w14:textId="7E8085E2" w:rsidR="177C5628" w:rsidRPr="006660A6" w:rsidRDefault="177C5628" w:rsidP="177C5628"/>
    <w:p w14:paraId="47FB51F5" w14:textId="1C244D81" w:rsidR="11794799" w:rsidRPr="006660A6" w:rsidRDefault="11794799" w:rsidP="11794799"/>
    <w:p w14:paraId="090F648A" w14:textId="77777777" w:rsidR="00784C9A" w:rsidRPr="006660A6" w:rsidRDefault="00784C9A" w:rsidP="00A84B5F">
      <w:r w:rsidRPr="006660A6">
        <w:br w:type="page"/>
      </w:r>
    </w:p>
    <w:p w14:paraId="37B10153" w14:textId="4192FB9F" w:rsidR="00CA09B8" w:rsidRPr="006660A6" w:rsidRDefault="00CA09B8" w:rsidP="00770EFD">
      <w:pPr>
        <w:pStyle w:val="Heading1"/>
      </w:pPr>
      <w:bookmarkStart w:id="100" w:name="_Toc154001261"/>
      <w:r w:rsidRPr="006660A6">
        <w:lastRenderedPageBreak/>
        <w:t>List of Figures</w:t>
      </w:r>
      <w:bookmarkEnd w:id="100"/>
    </w:p>
    <w:p w14:paraId="51CC9874" w14:textId="77777777" w:rsidR="00CA09B8" w:rsidRPr="006660A6" w:rsidRDefault="00CA09B8" w:rsidP="00A84B5F">
      <w:pPr>
        <w:pStyle w:val="TableofFigures"/>
      </w:pPr>
    </w:p>
    <w:p w14:paraId="1CB2A5ED" w14:textId="5A562437" w:rsidR="00282D8F" w:rsidRPr="006660A6" w:rsidRDefault="00782C7D">
      <w:pPr>
        <w:pStyle w:val="TableofFigures"/>
        <w:tabs>
          <w:tab w:val="right" w:leader="dot" w:pos="9062"/>
        </w:tabs>
        <w:rPr>
          <w:rFonts w:eastAsiaTheme="minorEastAsia" w:cstheme="minorBidi"/>
          <w:smallCaps w:val="0"/>
          <w:noProof/>
          <w:sz w:val="22"/>
          <w:szCs w:val="22"/>
          <w:lang w:eastAsia="en-IN"/>
        </w:rPr>
      </w:pPr>
      <w:r w:rsidRPr="006660A6">
        <w:fldChar w:fldCharType="begin"/>
      </w:r>
      <w:r w:rsidRPr="006660A6">
        <w:instrText xml:space="preserve"> TOC \h \z \c "Figure" </w:instrText>
      </w:r>
      <w:r w:rsidRPr="006660A6">
        <w:fldChar w:fldCharType="separate"/>
      </w:r>
      <w:hyperlink w:anchor="_Toc153978321" w:history="1">
        <w:r w:rsidR="00282D8F" w:rsidRPr="006660A6">
          <w:rPr>
            <w:rStyle w:val="Hyperlink"/>
            <w:noProof/>
          </w:rPr>
          <w:t xml:space="preserve">Figure 1 Schematic of a Polycrystalline metallic material. The grain boundaries act as interface between grains. The movement of grains cause vacancies and atomic defects. Adapted from </w:t>
        </w:r>
        <w:r w:rsidR="00282D8F" w:rsidRPr="006660A6">
          <w:rPr>
            <w:rStyle w:val="Hyperlink"/>
            <w:b/>
            <w:bCs/>
            <w:noProof/>
          </w:rPr>
          <w:t xml:space="preserve">Microstructure and Properties of Engineering Materials </w:t>
        </w:r>
        <w:r w:rsidR="00282D8F" w:rsidRPr="006660A6">
          <w:rPr>
            <w:rStyle w:val="Hyperlink"/>
            <w:noProof/>
          </w:rPr>
          <w:t>Helmut Clemens, SveaMayer, and Christina Scheu.</w:t>
        </w:r>
        <w:r w:rsidR="00282D8F" w:rsidRPr="006660A6">
          <w:rPr>
            <w:noProof/>
            <w:webHidden/>
          </w:rPr>
          <w:tab/>
        </w:r>
        <w:r w:rsidR="00282D8F" w:rsidRPr="006660A6">
          <w:rPr>
            <w:noProof/>
            <w:webHidden/>
          </w:rPr>
          <w:fldChar w:fldCharType="begin"/>
        </w:r>
        <w:r w:rsidR="00282D8F" w:rsidRPr="006660A6">
          <w:rPr>
            <w:noProof/>
            <w:webHidden/>
          </w:rPr>
          <w:instrText xml:space="preserve"> PAGEREF _Toc153978321 \h </w:instrText>
        </w:r>
        <w:r w:rsidR="00282D8F" w:rsidRPr="006660A6">
          <w:rPr>
            <w:noProof/>
            <w:webHidden/>
          </w:rPr>
        </w:r>
        <w:r w:rsidR="00282D8F" w:rsidRPr="006660A6">
          <w:rPr>
            <w:noProof/>
            <w:webHidden/>
          </w:rPr>
          <w:fldChar w:fldCharType="separate"/>
        </w:r>
        <w:r w:rsidR="00282D8F" w:rsidRPr="006660A6">
          <w:rPr>
            <w:noProof/>
            <w:webHidden/>
          </w:rPr>
          <w:t>9</w:t>
        </w:r>
        <w:r w:rsidR="00282D8F" w:rsidRPr="006660A6">
          <w:rPr>
            <w:noProof/>
            <w:webHidden/>
          </w:rPr>
          <w:fldChar w:fldCharType="end"/>
        </w:r>
      </w:hyperlink>
    </w:p>
    <w:p w14:paraId="0C943B4F" w14:textId="27192F73" w:rsidR="00282D8F" w:rsidRPr="006660A6" w:rsidRDefault="004C7D9A">
      <w:pPr>
        <w:pStyle w:val="TableofFigures"/>
        <w:tabs>
          <w:tab w:val="right" w:leader="dot" w:pos="9062"/>
        </w:tabs>
        <w:rPr>
          <w:rFonts w:eastAsiaTheme="minorEastAsia" w:cstheme="minorBidi"/>
          <w:smallCaps w:val="0"/>
          <w:noProof/>
          <w:sz w:val="22"/>
          <w:szCs w:val="22"/>
          <w:lang w:eastAsia="en-IN"/>
        </w:rPr>
      </w:pPr>
      <w:hyperlink w:anchor="_Toc153978322" w:history="1">
        <w:r w:rsidR="00282D8F" w:rsidRPr="006660A6">
          <w:rPr>
            <w:rStyle w:val="Hyperlink"/>
            <w:noProof/>
          </w:rPr>
          <w:t xml:space="preserve">Figure 2 Finite Deformation Kinematics adapted from </w:t>
        </w:r>
        <w:r w:rsidR="00282D8F" w:rsidRPr="006660A6">
          <w:rPr>
            <w:rStyle w:val="Hyperlink"/>
            <w:b/>
            <w:bCs/>
            <w:noProof/>
          </w:rPr>
          <w:t xml:space="preserve">Microstructure and Properties of Engineering Materials </w:t>
        </w:r>
        <w:r w:rsidR="00282D8F" w:rsidRPr="006660A6">
          <w:rPr>
            <w:rStyle w:val="Hyperlink"/>
            <w:noProof/>
          </w:rPr>
          <w:t>Helmut Clemens, SveaMayer, and Christina Scheu.</w:t>
        </w:r>
        <w:r w:rsidR="00282D8F" w:rsidRPr="006660A6">
          <w:rPr>
            <w:noProof/>
            <w:webHidden/>
          </w:rPr>
          <w:tab/>
        </w:r>
        <w:r w:rsidR="00282D8F" w:rsidRPr="006660A6">
          <w:rPr>
            <w:noProof/>
            <w:webHidden/>
          </w:rPr>
          <w:fldChar w:fldCharType="begin"/>
        </w:r>
        <w:r w:rsidR="00282D8F" w:rsidRPr="006660A6">
          <w:rPr>
            <w:noProof/>
            <w:webHidden/>
          </w:rPr>
          <w:instrText xml:space="preserve"> PAGEREF _Toc153978322 \h </w:instrText>
        </w:r>
        <w:r w:rsidR="00282D8F" w:rsidRPr="006660A6">
          <w:rPr>
            <w:noProof/>
            <w:webHidden/>
          </w:rPr>
        </w:r>
        <w:r w:rsidR="00282D8F" w:rsidRPr="006660A6">
          <w:rPr>
            <w:noProof/>
            <w:webHidden/>
          </w:rPr>
          <w:fldChar w:fldCharType="separate"/>
        </w:r>
        <w:r w:rsidR="00282D8F" w:rsidRPr="006660A6">
          <w:rPr>
            <w:noProof/>
            <w:webHidden/>
          </w:rPr>
          <w:t>10</w:t>
        </w:r>
        <w:r w:rsidR="00282D8F" w:rsidRPr="006660A6">
          <w:rPr>
            <w:noProof/>
            <w:webHidden/>
          </w:rPr>
          <w:fldChar w:fldCharType="end"/>
        </w:r>
      </w:hyperlink>
    </w:p>
    <w:p w14:paraId="2DB400BF" w14:textId="511579E1" w:rsidR="00282D8F" w:rsidRPr="006660A6" w:rsidRDefault="004C7D9A">
      <w:pPr>
        <w:pStyle w:val="TableofFigures"/>
        <w:tabs>
          <w:tab w:val="right" w:leader="dot" w:pos="9062"/>
        </w:tabs>
        <w:rPr>
          <w:rFonts w:eastAsiaTheme="minorEastAsia" w:cstheme="minorBidi"/>
          <w:smallCaps w:val="0"/>
          <w:noProof/>
          <w:sz w:val="22"/>
          <w:szCs w:val="22"/>
          <w:lang w:eastAsia="en-IN"/>
        </w:rPr>
      </w:pPr>
      <w:hyperlink w:anchor="_Toc153978323" w:history="1">
        <w:r w:rsidR="00282D8F" w:rsidRPr="006660A6">
          <w:rPr>
            <w:rStyle w:val="Hyperlink"/>
            <w:noProof/>
          </w:rPr>
          <w:t xml:space="preserve">Figure 3 Lattice rotation in a single crystal tensile specimen adapted from </w:t>
        </w:r>
        <w:r w:rsidR="00282D8F" w:rsidRPr="006660A6">
          <w:rPr>
            <w:rStyle w:val="Hyperlink"/>
            <w:b/>
            <w:bCs/>
            <w:noProof/>
          </w:rPr>
          <w:t xml:space="preserve">Microstructure and Properties of Engineering Materials </w:t>
        </w:r>
        <w:r w:rsidR="00282D8F" w:rsidRPr="006660A6">
          <w:rPr>
            <w:rStyle w:val="Hyperlink"/>
            <w:noProof/>
          </w:rPr>
          <w:t>Helmut Clemens, SveaMayer, and Christina Scheu.</w:t>
        </w:r>
        <w:r w:rsidR="00282D8F" w:rsidRPr="006660A6">
          <w:rPr>
            <w:noProof/>
            <w:webHidden/>
          </w:rPr>
          <w:tab/>
        </w:r>
        <w:r w:rsidR="00282D8F" w:rsidRPr="006660A6">
          <w:rPr>
            <w:noProof/>
            <w:webHidden/>
          </w:rPr>
          <w:fldChar w:fldCharType="begin"/>
        </w:r>
        <w:r w:rsidR="00282D8F" w:rsidRPr="006660A6">
          <w:rPr>
            <w:noProof/>
            <w:webHidden/>
          </w:rPr>
          <w:instrText xml:space="preserve"> PAGEREF _Toc153978323 \h </w:instrText>
        </w:r>
        <w:r w:rsidR="00282D8F" w:rsidRPr="006660A6">
          <w:rPr>
            <w:noProof/>
            <w:webHidden/>
          </w:rPr>
        </w:r>
        <w:r w:rsidR="00282D8F" w:rsidRPr="006660A6">
          <w:rPr>
            <w:noProof/>
            <w:webHidden/>
          </w:rPr>
          <w:fldChar w:fldCharType="separate"/>
        </w:r>
        <w:r w:rsidR="00282D8F" w:rsidRPr="006660A6">
          <w:rPr>
            <w:noProof/>
            <w:webHidden/>
          </w:rPr>
          <w:t>12</w:t>
        </w:r>
        <w:r w:rsidR="00282D8F" w:rsidRPr="006660A6">
          <w:rPr>
            <w:noProof/>
            <w:webHidden/>
          </w:rPr>
          <w:fldChar w:fldCharType="end"/>
        </w:r>
      </w:hyperlink>
    </w:p>
    <w:p w14:paraId="6D8D57F5" w14:textId="1549B0CF" w:rsidR="00282D8F" w:rsidRPr="006660A6" w:rsidRDefault="004C7D9A">
      <w:pPr>
        <w:pStyle w:val="TableofFigures"/>
        <w:tabs>
          <w:tab w:val="right" w:leader="dot" w:pos="9062"/>
        </w:tabs>
        <w:rPr>
          <w:rFonts w:eastAsiaTheme="minorEastAsia" w:cstheme="minorBidi"/>
          <w:smallCaps w:val="0"/>
          <w:noProof/>
          <w:sz w:val="22"/>
          <w:szCs w:val="22"/>
          <w:lang w:eastAsia="en-IN"/>
        </w:rPr>
      </w:pPr>
      <w:hyperlink w:anchor="_Toc153978324" w:history="1">
        <w:r w:rsidR="00282D8F" w:rsidRPr="006660A6">
          <w:rPr>
            <w:rStyle w:val="Hyperlink"/>
            <w:noProof/>
          </w:rPr>
          <w:t xml:space="preserve">Figure 4 Plastic shear strain on a slip system adapted from </w:t>
        </w:r>
        <w:r w:rsidR="00282D8F" w:rsidRPr="006660A6">
          <w:rPr>
            <w:rStyle w:val="Hyperlink"/>
            <w:b/>
            <w:bCs/>
            <w:noProof/>
          </w:rPr>
          <w:t xml:space="preserve">Microstructure and Properties of Engineering Materials </w:t>
        </w:r>
        <w:r w:rsidR="00282D8F" w:rsidRPr="006660A6">
          <w:rPr>
            <w:rStyle w:val="Hyperlink"/>
            <w:noProof/>
          </w:rPr>
          <w:t>Helmut Clemens, SveaMayer, and Christina Scheu.</w:t>
        </w:r>
        <w:r w:rsidR="00282D8F" w:rsidRPr="006660A6">
          <w:rPr>
            <w:noProof/>
            <w:webHidden/>
          </w:rPr>
          <w:tab/>
        </w:r>
        <w:r w:rsidR="00282D8F" w:rsidRPr="006660A6">
          <w:rPr>
            <w:noProof/>
            <w:webHidden/>
          </w:rPr>
          <w:fldChar w:fldCharType="begin"/>
        </w:r>
        <w:r w:rsidR="00282D8F" w:rsidRPr="006660A6">
          <w:rPr>
            <w:noProof/>
            <w:webHidden/>
          </w:rPr>
          <w:instrText xml:space="preserve"> PAGEREF _Toc153978324 \h </w:instrText>
        </w:r>
        <w:r w:rsidR="00282D8F" w:rsidRPr="006660A6">
          <w:rPr>
            <w:noProof/>
            <w:webHidden/>
          </w:rPr>
        </w:r>
        <w:r w:rsidR="00282D8F" w:rsidRPr="006660A6">
          <w:rPr>
            <w:noProof/>
            <w:webHidden/>
          </w:rPr>
          <w:fldChar w:fldCharType="separate"/>
        </w:r>
        <w:r w:rsidR="00282D8F" w:rsidRPr="006660A6">
          <w:rPr>
            <w:noProof/>
            <w:webHidden/>
          </w:rPr>
          <w:t>13</w:t>
        </w:r>
        <w:r w:rsidR="00282D8F" w:rsidRPr="006660A6">
          <w:rPr>
            <w:noProof/>
            <w:webHidden/>
          </w:rPr>
          <w:fldChar w:fldCharType="end"/>
        </w:r>
      </w:hyperlink>
    </w:p>
    <w:p w14:paraId="62743129" w14:textId="53AB4F27" w:rsidR="00282D8F" w:rsidRPr="006660A6" w:rsidRDefault="004C7D9A">
      <w:pPr>
        <w:pStyle w:val="TableofFigures"/>
        <w:tabs>
          <w:tab w:val="right" w:leader="dot" w:pos="9062"/>
        </w:tabs>
        <w:rPr>
          <w:rFonts w:eastAsiaTheme="minorEastAsia" w:cstheme="minorBidi"/>
          <w:smallCaps w:val="0"/>
          <w:noProof/>
          <w:sz w:val="22"/>
          <w:szCs w:val="22"/>
          <w:lang w:eastAsia="en-IN"/>
        </w:rPr>
      </w:pPr>
      <w:hyperlink w:anchor="_Toc153978325" w:history="1">
        <w:r w:rsidR="00282D8F" w:rsidRPr="006660A6">
          <w:rPr>
            <w:rStyle w:val="Hyperlink"/>
            <w:noProof/>
          </w:rPr>
          <w:t xml:space="preserve">Figure 5 Kinematics of deformation of crystal adapted from </w:t>
        </w:r>
        <w:r w:rsidR="00282D8F" w:rsidRPr="006660A6">
          <w:rPr>
            <w:rStyle w:val="Hyperlink"/>
            <w:b/>
            <w:bCs/>
            <w:noProof/>
          </w:rPr>
          <w:t xml:space="preserve">Microstructure and Properties of Engineering Materials </w:t>
        </w:r>
        <w:r w:rsidR="00282D8F" w:rsidRPr="006660A6">
          <w:rPr>
            <w:rStyle w:val="Hyperlink"/>
            <w:noProof/>
          </w:rPr>
          <w:t>Helmut Clemens, SveaMayer, and Christina Scheu.</w:t>
        </w:r>
        <w:r w:rsidR="00282D8F" w:rsidRPr="006660A6">
          <w:rPr>
            <w:noProof/>
            <w:webHidden/>
          </w:rPr>
          <w:tab/>
        </w:r>
        <w:r w:rsidR="00282D8F" w:rsidRPr="006660A6">
          <w:rPr>
            <w:noProof/>
            <w:webHidden/>
          </w:rPr>
          <w:fldChar w:fldCharType="begin"/>
        </w:r>
        <w:r w:rsidR="00282D8F" w:rsidRPr="006660A6">
          <w:rPr>
            <w:noProof/>
            <w:webHidden/>
          </w:rPr>
          <w:instrText xml:space="preserve"> PAGEREF _Toc153978325 \h </w:instrText>
        </w:r>
        <w:r w:rsidR="00282D8F" w:rsidRPr="006660A6">
          <w:rPr>
            <w:noProof/>
            <w:webHidden/>
          </w:rPr>
        </w:r>
        <w:r w:rsidR="00282D8F" w:rsidRPr="006660A6">
          <w:rPr>
            <w:noProof/>
            <w:webHidden/>
          </w:rPr>
          <w:fldChar w:fldCharType="separate"/>
        </w:r>
        <w:r w:rsidR="00282D8F" w:rsidRPr="006660A6">
          <w:rPr>
            <w:noProof/>
            <w:webHidden/>
          </w:rPr>
          <w:t>13</w:t>
        </w:r>
        <w:r w:rsidR="00282D8F" w:rsidRPr="006660A6">
          <w:rPr>
            <w:noProof/>
            <w:webHidden/>
          </w:rPr>
          <w:fldChar w:fldCharType="end"/>
        </w:r>
      </w:hyperlink>
    </w:p>
    <w:p w14:paraId="1E8EE61C" w14:textId="342057B2" w:rsidR="00282D8F" w:rsidRPr="006660A6" w:rsidRDefault="004C7D9A">
      <w:pPr>
        <w:pStyle w:val="TableofFigures"/>
        <w:tabs>
          <w:tab w:val="right" w:leader="dot" w:pos="9062"/>
        </w:tabs>
        <w:rPr>
          <w:rFonts w:eastAsiaTheme="minorEastAsia" w:cstheme="minorBidi"/>
          <w:smallCaps w:val="0"/>
          <w:noProof/>
          <w:sz w:val="22"/>
          <w:szCs w:val="22"/>
          <w:lang w:eastAsia="en-IN"/>
        </w:rPr>
      </w:pPr>
      <w:hyperlink w:anchor="_Toc153978326" w:history="1">
        <w:r w:rsidR="00282D8F" w:rsidRPr="006660A6">
          <w:rPr>
            <w:rStyle w:val="Hyperlink"/>
            <w:noProof/>
          </w:rPr>
          <w:t xml:space="preserve">Figure 6 Kinematics of Crystal Deformation, Stretching and Spinning adapted from </w:t>
        </w:r>
        <w:r w:rsidR="00282D8F" w:rsidRPr="006660A6">
          <w:rPr>
            <w:rStyle w:val="Hyperlink"/>
            <w:b/>
            <w:bCs/>
            <w:noProof/>
          </w:rPr>
          <w:t xml:space="preserve">Microstructure and Properties of Engineering Materials </w:t>
        </w:r>
        <w:r w:rsidR="00282D8F" w:rsidRPr="006660A6">
          <w:rPr>
            <w:rStyle w:val="Hyperlink"/>
            <w:noProof/>
          </w:rPr>
          <w:t>Helmut Clemens, SveaMayer, and Christina Scheu.</w:t>
        </w:r>
        <w:r w:rsidR="00282D8F" w:rsidRPr="006660A6">
          <w:rPr>
            <w:noProof/>
            <w:webHidden/>
          </w:rPr>
          <w:tab/>
        </w:r>
        <w:r w:rsidR="00282D8F" w:rsidRPr="006660A6">
          <w:rPr>
            <w:noProof/>
            <w:webHidden/>
          </w:rPr>
          <w:fldChar w:fldCharType="begin"/>
        </w:r>
        <w:r w:rsidR="00282D8F" w:rsidRPr="006660A6">
          <w:rPr>
            <w:noProof/>
            <w:webHidden/>
          </w:rPr>
          <w:instrText xml:space="preserve"> PAGEREF _Toc153978326 \h </w:instrText>
        </w:r>
        <w:r w:rsidR="00282D8F" w:rsidRPr="006660A6">
          <w:rPr>
            <w:noProof/>
            <w:webHidden/>
          </w:rPr>
        </w:r>
        <w:r w:rsidR="00282D8F" w:rsidRPr="006660A6">
          <w:rPr>
            <w:noProof/>
            <w:webHidden/>
          </w:rPr>
          <w:fldChar w:fldCharType="separate"/>
        </w:r>
        <w:r w:rsidR="00282D8F" w:rsidRPr="006660A6">
          <w:rPr>
            <w:noProof/>
            <w:webHidden/>
          </w:rPr>
          <w:t>15</w:t>
        </w:r>
        <w:r w:rsidR="00282D8F" w:rsidRPr="006660A6">
          <w:rPr>
            <w:noProof/>
            <w:webHidden/>
          </w:rPr>
          <w:fldChar w:fldCharType="end"/>
        </w:r>
      </w:hyperlink>
    </w:p>
    <w:p w14:paraId="6B1E8F72" w14:textId="459401AF" w:rsidR="00282D8F" w:rsidRPr="006660A6" w:rsidRDefault="004C7D9A">
      <w:pPr>
        <w:pStyle w:val="TableofFigures"/>
        <w:tabs>
          <w:tab w:val="right" w:leader="dot" w:pos="9062"/>
        </w:tabs>
        <w:rPr>
          <w:rFonts w:eastAsiaTheme="minorEastAsia" w:cstheme="minorBidi"/>
          <w:smallCaps w:val="0"/>
          <w:noProof/>
          <w:sz w:val="22"/>
          <w:szCs w:val="22"/>
          <w:lang w:eastAsia="en-IN"/>
        </w:rPr>
      </w:pPr>
      <w:hyperlink w:anchor="_Toc153978327" w:history="1">
        <w:r w:rsidR="00282D8F" w:rsidRPr="006660A6">
          <w:rPr>
            <w:rStyle w:val="Hyperlink"/>
            <w:noProof/>
          </w:rPr>
          <w:t>Figure 7 Architecture of Typical DNN adapted from https://www.sciencedirect.com/science/article/pii/S004578252030637X</w:t>
        </w:r>
        <w:r w:rsidR="00282D8F" w:rsidRPr="006660A6">
          <w:rPr>
            <w:noProof/>
            <w:webHidden/>
          </w:rPr>
          <w:tab/>
        </w:r>
        <w:r w:rsidR="00282D8F" w:rsidRPr="006660A6">
          <w:rPr>
            <w:noProof/>
            <w:webHidden/>
          </w:rPr>
          <w:fldChar w:fldCharType="begin"/>
        </w:r>
        <w:r w:rsidR="00282D8F" w:rsidRPr="006660A6">
          <w:rPr>
            <w:noProof/>
            <w:webHidden/>
          </w:rPr>
          <w:instrText xml:space="preserve"> PAGEREF _Toc153978327 \h </w:instrText>
        </w:r>
        <w:r w:rsidR="00282D8F" w:rsidRPr="006660A6">
          <w:rPr>
            <w:noProof/>
            <w:webHidden/>
          </w:rPr>
        </w:r>
        <w:r w:rsidR="00282D8F" w:rsidRPr="006660A6">
          <w:rPr>
            <w:noProof/>
            <w:webHidden/>
          </w:rPr>
          <w:fldChar w:fldCharType="separate"/>
        </w:r>
        <w:r w:rsidR="00282D8F" w:rsidRPr="006660A6">
          <w:rPr>
            <w:noProof/>
            <w:webHidden/>
          </w:rPr>
          <w:t>20</w:t>
        </w:r>
        <w:r w:rsidR="00282D8F" w:rsidRPr="006660A6">
          <w:rPr>
            <w:noProof/>
            <w:webHidden/>
          </w:rPr>
          <w:fldChar w:fldCharType="end"/>
        </w:r>
      </w:hyperlink>
    </w:p>
    <w:p w14:paraId="0E71E900" w14:textId="1960EB5B" w:rsidR="00282D8F" w:rsidRPr="006660A6" w:rsidRDefault="004C7D9A">
      <w:pPr>
        <w:pStyle w:val="TableofFigures"/>
        <w:tabs>
          <w:tab w:val="right" w:leader="dot" w:pos="9062"/>
        </w:tabs>
        <w:rPr>
          <w:rFonts w:eastAsiaTheme="minorEastAsia" w:cstheme="minorBidi"/>
          <w:smallCaps w:val="0"/>
          <w:noProof/>
          <w:sz w:val="22"/>
          <w:szCs w:val="22"/>
          <w:lang w:eastAsia="en-IN"/>
        </w:rPr>
      </w:pPr>
      <w:hyperlink w:anchor="_Toc153978328" w:history="1">
        <w:r w:rsidR="00282D8F" w:rsidRPr="006660A6">
          <w:rPr>
            <w:rStyle w:val="Hyperlink"/>
            <w:noProof/>
          </w:rPr>
          <w:t>Figure 8 Architecture of AlexNet, used for image recognition and classification adapted from https://papers.nips.cc/paper_files/paper/2012/hash/c399862d3b9d6b76c8436e924a68c45b-Abstract.html</w:t>
        </w:r>
        <w:r w:rsidR="00282D8F" w:rsidRPr="006660A6">
          <w:rPr>
            <w:noProof/>
            <w:webHidden/>
          </w:rPr>
          <w:tab/>
        </w:r>
        <w:r w:rsidR="00282D8F" w:rsidRPr="006660A6">
          <w:rPr>
            <w:noProof/>
            <w:webHidden/>
          </w:rPr>
          <w:fldChar w:fldCharType="begin"/>
        </w:r>
        <w:r w:rsidR="00282D8F" w:rsidRPr="006660A6">
          <w:rPr>
            <w:noProof/>
            <w:webHidden/>
          </w:rPr>
          <w:instrText xml:space="preserve"> PAGEREF _Toc153978328 \h </w:instrText>
        </w:r>
        <w:r w:rsidR="00282D8F" w:rsidRPr="006660A6">
          <w:rPr>
            <w:noProof/>
            <w:webHidden/>
          </w:rPr>
        </w:r>
        <w:r w:rsidR="00282D8F" w:rsidRPr="006660A6">
          <w:rPr>
            <w:noProof/>
            <w:webHidden/>
          </w:rPr>
          <w:fldChar w:fldCharType="separate"/>
        </w:r>
        <w:r w:rsidR="00282D8F" w:rsidRPr="006660A6">
          <w:rPr>
            <w:noProof/>
            <w:webHidden/>
          </w:rPr>
          <w:t>22</w:t>
        </w:r>
        <w:r w:rsidR="00282D8F" w:rsidRPr="006660A6">
          <w:rPr>
            <w:noProof/>
            <w:webHidden/>
          </w:rPr>
          <w:fldChar w:fldCharType="end"/>
        </w:r>
      </w:hyperlink>
    </w:p>
    <w:p w14:paraId="43045DB9" w14:textId="24C45E25" w:rsidR="00282D8F" w:rsidRPr="006660A6" w:rsidRDefault="004C7D9A">
      <w:pPr>
        <w:pStyle w:val="TableofFigures"/>
        <w:tabs>
          <w:tab w:val="right" w:leader="dot" w:pos="9062"/>
        </w:tabs>
        <w:rPr>
          <w:rFonts w:eastAsiaTheme="minorEastAsia" w:cstheme="minorBidi"/>
          <w:smallCaps w:val="0"/>
          <w:noProof/>
          <w:sz w:val="22"/>
          <w:szCs w:val="22"/>
          <w:lang w:eastAsia="en-IN"/>
        </w:rPr>
      </w:pPr>
      <w:hyperlink w:anchor="_Toc153978329" w:history="1">
        <w:r w:rsidR="00282D8F" w:rsidRPr="006660A6">
          <w:rPr>
            <w:rStyle w:val="Hyperlink"/>
            <w:noProof/>
          </w:rPr>
          <w:t xml:space="preserve">Figure 9 Training loss and Validation loss with </w:t>
        </w:r>
        <w:r w:rsidR="00282D8F" w:rsidRPr="006660A6">
          <w:rPr>
            <w:rStyle w:val="Hyperlink"/>
            <w:b/>
            <w:bCs/>
            <w:noProof/>
          </w:rPr>
          <w:t>Lr = 0.01, batch size =128, Number of epochs =10</w:t>
        </w:r>
        <w:r w:rsidR="00282D8F" w:rsidRPr="006660A6">
          <w:rPr>
            <w:noProof/>
            <w:webHidden/>
          </w:rPr>
          <w:tab/>
        </w:r>
        <w:r w:rsidR="00282D8F" w:rsidRPr="006660A6">
          <w:rPr>
            <w:noProof/>
            <w:webHidden/>
          </w:rPr>
          <w:fldChar w:fldCharType="begin"/>
        </w:r>
        <w:r w:rsidR="00282D8F" w:rsidRPr="006660A6">
          <w:rPr>
            <w:noProof/>
            <w:webHidden/>
          </w:rPr>
          <w:instrText xml:space="preserve"> PAGEREF _Toc153978329 \h </w:instrText>
        </w:r>
        <w:r w:rsidR="00282D8F" w:rsidRPr="006660A6">
          <w:rPr>
            <w:noProof/>
            <w:webHidden/>
          </w:rPr>
        </w:r>
        <w:r w:rsidR="00282D8F" w:rsidRPr="006660A6">
          <w:rPr>
            <w:noProof/>
            <w:webHidden/>
          </w:rPr>
          <w:fldChar w:fldCharType="separate"/>
        </w:r>
        <w:r w:rsidR="00282D8F" w:rsidRPr="006660A6">
          <w:rPr>
            <w:noProof/>
            <w:webHidden/>
          </w:rPr>
          <w:t>27</w:t>
        </w:r>
        <w:r w:rsidR="00282D8F" w:rsidRPr="006660A6">
          <w:rPr>
            <w:noProof/>
            <w:webHidden/>
          </w:rPr>
          <w:fldChar w:fldCharType="end"/>
        </w:r>
      </w:hyperlink>
    </w:p>
    <w:p w14:paraId="198C48F1" w14:textId="2CEBF537" w:rsidR="00282D8F" w:rsidRPr="006660A6" w:rsidRDefault="004C7D9A">
      <w:pPr>
        <w:pStyle w:val="TableofFigures"/>
        <w:tabs>
          <w:tab w:val="right" w:leader="dot" w:pos="9062"/>
        </w:tabs>
        <w:rPr>
          <w:rFonts w:eastAsiaTheme="minorEastAsia" w:cstheme="minorBidi"/>
          <w:smallCaps w:val="0"/>
          <w:noProof/>
          <w:sz w:val="22"/>
          <w:szCs w:val="22"/>
          <w:lang w:eastAsia="en-IN"/>
        </w:rPr>
      </w:pPr>
      <w:hyperlink w:anchor="_Toc153978330" w:history="1">
        <w:r w:rsidR="00282D8F" w:rsidRPr="006660A6">
          <w:rPr>
            <w:rStyle w:val="Hyperlink"/>
            <w:noProof/>
          </w:rPr>
          <w:t>Figure 10 Stresses RMSE and Orientation MAE for Lr = 0.01, batch size =128, Number of epochs =10</w:t>
        </w:r>
        <w:r w:rsidR="00282D8F" w:rsidRPr="006660A6">
          <w:rPr>
            <w:noProof/>
            <w:webHidden/>
          </w:rPr>
          <w:tab/>
        </w:r>
        <w:r w:rsidR="00282D8F" w:rsidRPr="006660A6">
          <w:rPr>
            <w:noProof/>
            <w:webHidden/>
          </w:rPr>
          <w:fldChar w:fldCharType="begin"/>
        </w:r>
        <w:r w:rsidR="00282D8F" w:rsidRPr="006660A6">
          <w:rPr>
            <w:noProof/>
            <w:webHidden/>
          </w:rPr>
          <w:instrText xml:space="preserve"> PAGEREF _Toc153978330 \h </w:instrText>
        </w:r>
        <w:r w:rsidR="00282D8F" w:rsidRPr="006660A6">
          <w:rPr>
            <w:noProof/>
            <w:webHidden/>
          </w:rPr>
        </w:r>
        <w:r w:rsidR="00282D8F" w:rsidRPr="006660A6">
          <w:rPr>
            <w:noProof/>
            <w:webHidden/>
          </w:rPr>
          <w:fldChar w:fldCharType="separate"/>
        </w:r>
        <w:r w:rsidR="00282D8F" w:rsidRPr="006660A6">
          <w:rPr>
            <w:noProof/>
            <w:webHidden/>
          </w:rPr>
          <w:t>28</w:t>
        </w:r>
        <w:r w:rsidR="00282D8F" w:rsidRPr="006660A6">
          <w:rPr>
            <w:noProof/>
            <w:webHidden/>
          </w:rPr>
          <w:fldChar w:fldCharType="end"/>
        </w:r>
      </w:hyperlink>
    </w:p>
    <w:p w14:paraId="35D70B03" w14:textId="29381D78" w:rsidR="00282D8F" w:rsidRPr="006660A6" w:rsidRDefault="004C7D9A">
      <w:pPr>
        <w:pStyle w:val="TableofFigures"/>
        <w:tabs>
          <w:tab w:val="right" w:leader="dot" w:pos="9062"/>
        </w:tabs>
        <w:rPr>
          <w:rFonts w:eastAsiaTheme="minorEastAsia" w:cstheme="minorBidi"/>
          <w:smallCaps w:val="0"/>
          <w:noProof/>
          <w:sz w:val="22"/>
          <w:szCs w:val="22"/>
          <w:lang w:eastAsia="en-IN"/>
        </w:rPr>
      </w:pPr>
      <w:hyperlink w:anchor="_Toc153978331" w:history="1">
        <w:r w:rsidR="00282D8F" w:rsidRPr="006660A6">
          <w:rPr>
            <w:rStyle w:val="Hyperlink"/>
            <w:noProof/>
          </w:rPr>
          <w:t>Figure 11 Training loss and Validation loss with Lr = 0.005, batch size =128, Number of epochs =10</w:t>
        </w:r>
        <w:r w:rsidR="00282D8F" w:rsidRPr="006660A6">
          <w:rPr>
            <w:noProof/>
            <w:webHidden/>
          </w:rPr>
          <w:tab/>
        </w:r>
        <w:r w:rsidR="00282D8F" w:rsidRPr="006660A6">
          <w:rPr>
            <w:noProof/>
            <w:webHidden/>
          </w:rPr>
          <w:fldChar w:fldCharType="begin"/>
        </w:r>
        <w:r w:rsidR="00282D8F" w:rsidRPr="006660A6">
          <w:rPr>
            <w:noProof/>
            <w:webHidden/>
          </w:rPr>
          <w:instrText xml:space="preserve"> PAGEREF _Toc153978331 \h </w:instrText>
        </w:r>
        <w:r w:rsidR="00282D8F" w:rsidRPr="006660A6">
          <w:rPr>
            <w:noProof/>
            <w:webHidden/>
          </w:rPr>
        </w:r>
        <w:r w:rsidR="00282D8F" w:rsidRPr="006660A6">
          <w:rPr>
            <w:noProof/>
            <w:webHidden/>
          </w:rPr>
          <w:fldChar w:fldCharType="separate"/>
        </w:r>
        <w:r w:rsidR="00282D8F" w:rsidRPr="006660A6">
          <w:rPr>
            <w:noProof/>
            <w:webHidden/>
          </w:rPr>
          <w:t>28</w:t>
        </w:r>
        <w:r w:rsidR="00282D8F" w:rsidRPr="006660A6">
          <w:rPr>
            <w:noProof/>
            <w:webHidden/>
          </w:rPr>
          <w:fldChar w:fldCharType="end"/>
        </w:r>
      </w:hyperlink>
    </w:p>
    <w:p w14:paraId="15CE342E" w14:textId="206E1F13" w:rsidR="00282D8F" w:rsidRPr="006660A6" w:rsidRDefault="004C7D9A">
      <w:pPr>
        <w:pStyle w:val="TableofFigures"/>
        <w:tabs>
          <w:tab w:val="right" w:leader="dot" w:pos="9062"/>
        </w:tabs>
        <w:rPr>
          <w:rFonts w:eastAsiaTheme="minorEastAsia" w:cstheme="minorBidi"/>
          <w:smallCaps w:val="0"/>
          <w:noProof/>
          <w:sz w:val="22"/>
          <w:szCs w:val="22"/>
          <w:lang w:eastAsia="en-IN"/>
        </w:rPr>
      </w:pPr>
      <w:hyperlink w:anchor="_Toc153978332" w:history="1">
        <w:r w:rsidR="00282D8F" w:rsidRPr="006660A6">
          <w:rPr>
            <w:rStyle w:val="Hyperlink"/>
            <w:noProof/>
          </w:rPr>
          <w:t>Figure 12 Stresses RMSE and Orientation MAE for Lr = 0.005, batch size =128, Number of epochs =10</w:t>
        </w:r>
        <w:r w:rsidR="00282D8F" w:rsidRPr="006660A6">
          <w:rPr>
            <w:noProof/>
            <w:webHidden/>
          </w:rPr>
          <w:tab/>
        </w:r>
        <w:r w:rsidR="00282D8F" w:rsidRPr="006660A6">
          <w:rPr>
            <w:noProof/>
            <w:webHidden/>
          </w:rPr>
          <w:fldChar w:fldCharType="begin"/>
        </w:r>
        <w:r w:rsidR="00282D8F" w:rsidRPr="006660A6">
          <w:rPr>
            <w:noProof/>
            <w:webHidden/>
          </w:rPr>
          <w:instrText xml:space="preserve"> PAGEREF _Toc153978332 \h </w:instrText>
        </w:r>
        <w:r w:rsidR="00282D8F" w:rsidRPr="006660A6">
          <w:rPr>
            <w:noProof/>
            <w:webHidden/>
          </w:rPr>
        </w:r>
        <w:r w:rsidR="00282D8F" w:rsidRPr="006660A6">
          <w:rPr>
            <w:noProof/>
            <w:webHidden/>
          </w:rPr>
          <w:fldChar w:fldCharType="separate"/>
        </w:r>
        <w:r w:rsidR="00282D8F" w:rsidRPr="006660A6">
          <w:rPr>
            <w:noProof/>
            <w:webHidden/>
          </w:rPr>
          <w:t>29</w:t>
        </w:r>
        <w:r w:rsidR="00282D8F" w:rsidRPr="006660A6">
          <w:rPr>
            <w:noProof/>
            <w:webHidden/>
          </w:rPr>
          <w:fldChar w:fldCharType="end"/>
        </w:r>
      </w:hyperlink>
    </w:p>
    <w:p w14:paraId="22B48422" w14:textId="536BB4D5" w:rsidR="00282D8F" w:rsidRPr="006660A6" w:rsidRDefault="004C7D9A">
      <w:pPr>
        <w:pStyle w:val="TableofFigures"/>
        <w:tabs>
          <w:tab w:val="right" w:leader="dot" w:pos="9062"/>
        </w:tabs>
        <w:rPr>
          <w:rFonts w:eastAsiaTheme="minorEastAsia" w:cstheme="minorBidi"/>
          <w:smallCaps w:val="0"/>
          <w:noProof/>
          <w:sz w:val="22"/>
          <w:szCs w:val="22"/>
          <w:lang w:eastAsia="en-IN"/>
        </w:rPr>
      </w:pPr>
      <w:hyperlink w:anchor="_Toc153978333" w:history="1">
        <w:r w:rsidR="00282D8F" w:rsidRPr="006660A6">
          <w:rPr>
            <w:rStyle w:val="Hyperlink"/>
            <w:noProof/>
          </w:rPr>
          <w:t>Figure 13 Training loss and Validation loss with Lr = 0.005, batch size =128, Number of epochs =20</w:t>
        </w:r>
        <w:r w:rsidR="00282D8F" w:rsidRPr="006660A6">
          <w:rPr>
            <w:noProof/>
            <w:webHidden/>
          </w:rPr>
          <w:tab/>
        </w:r>
        <w:r w:rsidR="00282D8F" w:rsidRPr="006660A6">
          <w:rPr>
            <w:noProof/>
            <w:webHidden/>
          </w:rPr>
          <w:fldChar w:fldCharType="begin"/>
        </w:r>
        <w:r w:rsidR="00282D8F" w:rsidRPr="006660A6">
          <w:rPr>
            <w:noProof/>
            <w:webHidden/>
          </w:rPr>
          <w:instrText xml:space="preserve"> PAGEREF _Toc153978333 \h </w:instrText>
        </w:r>
        <w:r w:rsidR="00282D8F" w:rsidRPr="006660A6">
          <w:rPr>
            <w:noProof/>
            <w:webHidden/>
          </w:rPr>
        </w:r>
        <w:r w:rsidR="00282D8F" w:rsidRPr="006660A6">
          <w:rPr>
            <w:noProof/>
            <w:webHidden/>
          </w:rPr>
          <w:fldChar w:fldCharType="separate"/>
        </w:r>
        <w:r w:rsidR="00282D8F" w:rsidRPr="006660A6">
          <w:rPr>
            <w:noProof/>
            <w:webHidden/>
          </w:rPr>
          <w:t>30</w:t>
        </w:r>
        <w:r w:rsidR="00282D8F" w:rsidRPr="006660A6">
          <w:rPr>
            <w:noProof/>
            <w:webHidden/>
          </w:rPr>
          <w:fldChar w:fldCharType="end"/>
        </w:r>
      </w:hyperlink>
    </w:p>
    <w:p w14:paraId="023DC168" w14:textId="6DAEC2B5" w:rsidR="00282D8F" w:rsidRPr="006660A6" w:rsidRDefault="004C7D9A">
      <w:pPr>
        <w:pStyle w:val="TableofFigures"/>
        <w:tabs>
          <w:tab w:val="right" w:leader="dot" w:pos="9062"/>
        </w:tabs>
        <w:rPr>
          <w:rFonts w:eastAsiaTheme="minorEastAsia" w:cstheme="minorBidi"/>
          <w:smallCaps w:val="0"/>
          <w:noProof/>
          <w:sz w:val="22"/>
          <w:szCs w:val="22"/>
          <w:lang w:eastAsia="en-IN"/>
        </w:rPr>
      </w:pPr>
      <w:hyperlink w:anchor="_Toc153978334" w:history="1">
        <w:r w:rsidR="00282D8F" w:rsidRPr="006660A6">
          <w:rPr>
            <w:rStyle w:val="Hyperlink"/>
            <w:noProof/>
          </w:rPr>
          <w:t>Figure 14 Stresses RMSE and Orientation MAE for Lr = 0.005, batch size =128, Number of epochs =20</w:t>
        </w:r>
        <w:r w:rsidR="00282D8F" w:rsidRPr="006660A6">
          <w:rPr>
            <w:noProof/>
            <w:webHidden/>
          </w:rPr>
          <w:tab/>
        </w:r>
        <w:r w:rsidR="00282D8F" w:rsidRPr="006660A6">
          <w:rPr>
            <w:noProof/>
            <w:webHidden/>
          </w:rPr>
          <w:fldChar w:fldCharType="begin"/>
        </w:r>
        <w:r w:rsidR="00282D8F" w:rsidRPr="006660A6">
          <w:rPr>
            <w:noProof/>
            <w:webHidden/>
          </w:rPr>
          <w:instrText xml:space="preserve"> PAGEREF _Toc153978334 \h </w:instrText>
        </w:r>
        <w:r w:rsidR="00282D8F" w:rsidRPr="006660A6">
          <w:rPr>
            <w:noProof/>
            <w:webHidden/>
          </w:rPr>
        </w:r>
        <w:r w:rsidR="00282D8F" w:rsidRPr="006660A6">
          <w:rPr>
            <w:noProof/>
            <w:webHidden/>
          </w:rPr>
          <w:fldChar w:fldCharType="separate"/>
        </w:r>
        <w:r w:rsidR="00282D8F" w:rsidRPr="006660A6">
          <w:rPr>
            <w:noProof/>
            <w:webHidden/>
          </w:rPr>
          <w:t>30</w:t>
        </w:r>
        <w:r w:rsidR="00282D8F" w:rsidRPr="006660A6">
          <w:rPr>
            <w:noProof/>
            <w:webHidden/>
          </w:rPr>
          <w:fldChar w:fldCharType="end"/>
        </w:r>
      </w:hyperlink>
    </w:p>
    <w:p w14:paraId="163156F9" w14:textId="6E09F35E" w:rsidR="00282D8F" w:rsidRPr="006660A6" w:rsidRDefault="004C7D9A">
      <w:pPr>
        <w:pStyle w:val="TableofFigures"/>
        <w:tabs>
          <w:tab w:val="right" w:leader="dot" w:pos="9062"/>
        </w:tabs>
        <w:rPr>
          <w:rFonts w:eastAsiaTheme="minorEastAsia" w:cstheme="minorBidi"/>
          <w:smallCaps w:val="0"/>
          <w:noProof/>
          <w:sz w:val="22"/>
          <w:szCs w:val="22"/>
          <w:lang w:eastAsia="en-IN"/>
        </w:rPr>
      </w:pPr>
      <w:hyperlink w:anchor="_Toc153978335" w:history="1">
        <w:r w:rsidR="00282D8F" w:rsidRPr="006660A6">
          <w:rPr>
            <w:rStyle w:val="Hyperlink"/>
            <w:noProof/>
          </w:rPr>
          <w:t>Figure 15 Training loss and Validation loss with Lr = 0.005, batch size =128, Number of epochs =15, with 70-20-10 Dataset split</w:t>
        </w:r>
        <w:r w:rsidR="00282D8F" w:rsidRPr="006660A6">
          <w:rPr>
            <w:noProof/>
            <w:webHidden/>
          </w:rPr>
          <w:tab/>
        </w:r>
        <w:r w:rsidR="00282D8F" w:rsidRPr="006660A6">
          <w:rPr>
            <w:noProof/>
            <w:webHidden/>
          </w:rPr>
          <w:fldChar w:fldCharType="begin"/>
        </w:r>
        <w:r w:rsidR="00282D8F" w:rsidRPr="006660A6">
          <w:rPr>
            <w:noProof/>
            <w:webHidden/>
          </w:rPr>
          <w:instrText xml:space="preserve"> PAGEREF _Toc153978335 \h </w:instrText>
        </w:r>
        <w:r w:rsidR="00282D8F" w:rsidRPr="006660A6">
          <w:rPr>
            <w:noProof/>
            <w:webHidden/>
          </w:rPr>
        </w:r>
        <w:r w:rsidR="00282D8F" w:rsidRPr="006660A6">
          <w:rPr>
            <w:noProof/>
            <w:webHidden/>
          </w:rPr>
          <w:fldChar w:fldCharType="separate"/>
        </w:r>
        <w:r w:rsidR="00282D8F" w:rsidRPr="006660A6">
          <w:rPr>
            <w:noProof/>
            <w:webHidden/>
          </w:rPr>
          <w:t>31</w:t>
        </w:r>
        <w:r w:rsidR="00282D8F" w:rsidRPr="006660A6">
          <w:rPr>
            <w:noProof/>
            <w:webHidden/>
          </w:rPr>
          <w:fldChar w:fldCharType="end"/>
        </w:r>
      </w:hyperlink>
    </w:p>
    <w:p w14:paraId="7DE25E08" w14:textId="53613614" w:rsidR="00282D8F" w:rsidRPr="006660A6" w:rsidRDefault="004C7D9A">
      <w:pPr>
        <w:pStyle w:val="TableofFigures"/>
        <w:tabs>
          <w:tab w:val="right" w:leader="dot" w:pos="9062"/>
        </w:tabs>
        <w:rPr>
          <w:rFonts w:eastAsiaTheme="minorEastAsia" w:cstheme="minorBidi"/>
          <w:smallCaps w:val="0"/>
          <w:noProof/>
          <w:sz w:val="22"/>
          <w:szCs w:val="22"/>
          <w:lang w:eastAsia="en-IN"/>
        </w:rPr>
      </w:pPr>
      <w:hyperlink w:anchor="_Toc153978336" w:history="1">
        <w:r w:rsidR="00282D8F" w:rsidRPr="006660A6">
          <w:rPr>
            <w:rStyle w:val="Hyperlink"/>
            <w:noProof/>
          </w:rPr>
          <w:t>Figure 16 Stresses RMSE and Orientation MAE for Lr = 0.005, batch size =128, Number of epochs =15</w:t>
        </w:r>
        <w:r w:rsidR="00282D8F" w:rsidRPr="006660A6">
          <w:rPr>
            <w:noProof/>
            <w:webHidden/>
          </w:rPr>
          <w:tab/>
        </w:r>
        <w:r w:rsidR="00282D8F" w:rsidRPr="006660A6">
          <w:rPr>
            <w:noProof/>
            <w:webHidden/>
          </w:rPr>
          <w:fldChar w:fldCharType="begin"/>
        </w:r>
        <w:r w:rsidR="00282D8F" w:rsidRPr="006660A6">
          <w:rPr>
            <w:noProof/>
            <w:webHidden/>
          </w:rPr>
          <w:instrText xml:space="preserve"> PAGEREF _Toc153978336 \h </w:instrText>
        </w:r>
        <w:r w:rsidR="00282D8F" w:rsidRPr="006660A6">
          <w:rPr>
            <w:noProof/>
            <w:webHidden/>
          </w:rPr>
        </w:r>
        <w:r w:rsidR="00282D8F" w:rsidRPr="006660A6">
          <w:rPr>
            <w:noProof/>
            <w:webHidden/>
          </w:rPr>
          <w:fldChar w:fldCharType="separate"/>
        </w:r>
        <w:r w:rsidR="00282D8F" w:rsidRPr="006660A6">
          <w:rPr>
            <w:noProof/>
            <w:webHidden/>
          </w:rPr>
          <w:t>31</w:t>
        </w:r>
        <w:r w:rsidR="00282D8F" w:rsidRPr="006660A6">
          <w:rPr>
            <w:noProof/>
            <w:webHidden/>
          </w:rPr>
          <w:fldChar w:fldCharType="end"/>
        </w:r>
      </w:hyperlink>
    </w:p>
    <w:p w14:paraId="703E4600" w14:textId="68104894" w:rsidR="00282D8F" w:rsidRPr="006660A6" w:rsidRDefault="004C7D9A">
      <w:pPr>
        <w:pStyle w:val="TableofFigures"/>
        <w:tabs>
          <w:tab w:val="right" w:leader="dot" w:pos="9062"/>
        </w:tabs>
        <w:rPr>
          <w:rFonts w:eastAsiaTheme="minorEastAsia" w:cstheme="minorBidi"/>
          <w:smallCaps w:val="0"/>
          <w:noProof/>
          <w:sz w:val="22"/>
          <w:szCs w:val="22"/>
          <w:lang w:eastAsia="en-IN"/>
        </w:rPr>
      </w:pPr>
      <w:hyperlink w:anchor="_Toc153978337" w:history="1">
        <w:r w:rsidR="00282D8F" w:rsidRPr="006660A6">
          <w:rPr>
            <w:rStyle w:val="Hyperlink"/>
            <w:noProof/>
          </w:rPr>
          <w:t>Figure 17 Training loss and Validation loss with Lr = 0.005, batch size =128, Number of epochs =25, with 70-20-10 Dataset split</w:t>
        </w:r>
        <w:r w:rsidR="00282D8F" w:rsidRPr="006660A6">
          <w:rPr>
            <w:noProof/>
            <w:webHidden/>
          </w:rPr>
          <w:tab/>
        </w:r>
        <w:r w:rsidR="00282D8F" w:rsidRPr="006660A6">
          <w:rPr>
            <w:noProof/>
            <w:webHidden/>
          </w:rPr>
          <w:fldChar w:fldCharType="begin"/>
        </w:r>
        <w:r w:rsidR="00282D8F" w:rsidRPr="006660A6">
          <w:rPr>
            <w:noProof/>
            <w:webHidden/>
          </w:rPr>
          <w:instrText xml:space="preserve"> PAGEREF _Toc153978337 \h </w:instrText>
        </w:r>
        <w:r w:rsidR="00282D8F" w:rsidRPr="006660A6">
          <w:rPr>
            <w:noProof/>
            <w:webHidden/>
          </w:rPr>
        </w:r>
        <w:r w:rsidR="00282D8F" w:rsidRPr="006660A6">
          <w:rPr>
            <w:noProof/>
            <w:webHidden/>
          </w:rPr>
          <w:fldChar w:fldCharType="separate"/>
        </w:r>
        <w:r w:rsidR="00282D8F" w:rsidRPr="006660A6">
          <w:rPr>
            <w:noProof/>
            <w:webHidden/>
          </w:rPr>
          <w:t>32</w:t>
        </w:r>
        <w:r w:rsidR="00282D8F" w:rsidRPr="006660A6">
          <w:rPr>
            <w:noProof/>
            <w:webHidden/>
          </w:rPr>
          <w:fldChar w:fldCharType="end"/>
        </w:r>
      </w:hyperlink>
    </w:p>
    <w:p w14:paraId="201059D3" w14:textId="79B79B2B" w:rsidR="00282D8F" w:rsidRPr="006660A6" w:rsidRDefault="004C7D9A">
      <w:pPr>
        <w:pStyle w:val="TableofFigures"/>
        <w:tabs>
          <w:tab w:val="right" w:leader="dot" w:pos="9062"/>
        </w:tabs>
        <w:rPr>
          <w:rFonts w:eastAsiaTheme="minorEastAsia" w:cstheme="minorBidi"/>
          <w:smallCaps w:val="0"/>
          <w:noProof/>
          <w:sz w:val="22"/>
          <w:szCs w:val="22"/>
          <w:lang w:eastAsia="en-IN"/>
        </w:rPr>
      </w:pPr>
      <w:hyperlink w:anchor="_Toc153978338" w:history="1">
        <w:r w:rsidR="00282D8F" w:rsidRPr="006660A6">
          <w:rPr>
            <w:rStyle w:val="Hyperlink"/>
            <w:noProof/>
          </w:rPr>
          <w:t>Figure 18 Stresses RMSE and Orientation MAE for Lr = 0.005, batch size =128, Number of epochs =25</w:t>
        </w:r>
        <w:r w:rsidR="00282D8F" w:rsidRPr="006660A6">
          <w:rPr>
            <w:noProof/>
            <w:webHidden/>
          </w:rPr>
          <w:tab/>
        </w:r>
        <w:r w:rsidR="00282D8F" w:rsidRPr="006660A6">
          <w:rPr>
            <w:noProof/>
            <w:webHidden/>
          </w:rPr>
          <w:fldChar w:fldCharType="begin"/>
        </w:r>
        <w:r w:rsidR="00282D8F" w:rsidRPr="006660A6">
          <w:rPr>
            <w:noProof/>
            <w:webHidden/>
          </w:rPr>
          <w:instrText xml:space="preserve"> PAGEREF _Toc153978338 \h </w:instrText>
        </w:r>
        <w:r w:rsidR="00282D8F" w:rsidRPr="006660A6">
          <w:rPr>
            <w:noProof/>
            <w:webHidden/>
          </w:rPr>
        </w:r>
        <w:r w:rsidR="00282D8F" w:rsidRPr="006660A6">
          <w:rPr>
            <w:noProof/>
            <w:webHidden/>
          </w:rPr>
          <w:fldChar w:fldCharType="separate"/>
        </w:r>
        <w:r w:rsidR="00282D8F" w:rsidRPr="006660A6">
          <w:rPr>
            <w:noProof/>
            <w:webHidden/>
          </w:rPr>
          <w:t>32</w:t>
        </w:r>
        <w:r w:rsidR="00282D8F" w:rsidRPr="006660A6">
          <w:rPr>
            <w:noProof/>
            <w:webHidden/>
          </w:rPr>
          <w:fldChar w:fldCharType="end"/>
        </w:r>
      </w:hyperlink>
    </w:p>
    <w:p w14:paraId="693044A0" w14:textId="2E52B5D1" w:rsidR="0026714B" w:rsidRPr="006660A6" w:rsidRDefault="00782C7D" w:rsidP="00A84B5F">
      <w:r w:rsidRPr="006660A6">
        <w:fldChar w:fldCharType="end"/>
      </w:r>
    </w:p>
    <w:p w14:paraId="5A6D5F14" w14:textId="27DC7A6F" w:rsidR="00B2644F" w:rsidRPr="006660A6" w:rsidRDefault="00B2644F" w:rsidP="00A84B5F">
      <w:r w:rsidRPr="006660A6">
        <w:br w:type="page"/>
      </w:r>
    </w:p>
    <w:bookmarkStart w:id="101" w:name="_Toc154001262" w:displacedByCustomXml="next"/>
    <w:sdt>
      <w:sdtPr>
        <w:rPr>
          <w:rFonts w:ascii="Arial" w:hAnsi="Arial" w:cs="Arial"/>
          <w:b w:val="0"/>
          <w:bCs w:val="0"/>
          <w:sz w:val="22"/>
          <w:szCs w:val="22"/>
        </w:rPr>
        <w:id w:val="-431363945"/>
        <w:docPartObj>
          <w:docPartGallery w:val="Bibliographies"/>
          <w:docPartUnique/>
        </w:docPartObj>
      </w:sdtPr>
      <w:sdtContent>
        <w:p w14:paraId="544E6053" w14:textId="3C430BB7" w:rsidR="00403E4D" w:rsidRPr="006660A6" w:rsidRDefault="00403E4D" w:rsidP="00BD1EB5">
          <w:pPr>
            <w:pStyle w:val="Heading1"/>
          </w:pPr>
          <w:r w:rsidRPr="006660A6">
            <w:t>References</w:t>
          </w:r>
          <w:bookmarkEnd w:id="101"/>
        </w:p>
        <w:sdt>
          <w:sdtPr>
            <w:id w:val="-573587230"/>
            <w:bibliography/>
          </w:sdtPr>
          <w:sdtContent>
            <w:p w14:paraId="38E0C4F3" w14:textId="77777777" w:rsidR="00282D8F" w:rsidRPr="006660A6" w:rsidRDefault="00403E4D" w:rsidP="00282D8F">
              <w:pPr>
                <w:pStyle w:val="Bibliography"/>
                <w:rPr>
                  <w:noProof/>
                  <w:sz w:val="24"/>
                  <w:szCs w:val="24"/>
                </w:rPr>
              </w:pPr>
              <w:r w:rsidRPr="006660A6">
                <w:fldChar w:fldCharType="begin"/>
              </w:r>
              <w:r w:rsidRPr="006660A6">
                <w:instrText xml:space="preserve"> BIBLIOGRAPHY </w:instrText>
              </w:r>
              <w:r w:rsidRPr="006660A6">
                <w:fldChar w:fldCharType="separate"/>
              </w:r>
              <w:r w:rsidR="00282D8F" w:rsidRPr="006660A6">
                <w:rPr>
                  <w:noProof/>
                </w:rPr>
                <w:t xml:space="preserve">1. </w:t>
              </w:r>
              <w:r w:rsidR="00282D8F" w:rsidRPr="006660A6">
                <w:rPr>
                  <w:b/>
                  <w:bCs/>
                  <w:noProof/>
                </w:rPr>
                <w:t>Javier Segurado, et al.</w:t>
              </w:r>
              <w:r w:rsidR="00282D8F" w:rsidRPr="006660A6">
                <w:rPr>
                  <w:noProof/>
                </w:rPr>
                <w:t xml:space="preserve"> </w:t>
              </w:r>
              <w:r w:rsidR="00282D8F" w:rsidRPr="006660A6">
                <w:rPr>
                  <w:i/>
                  <w:iCs/>
                  <w:noProof/>
                </w:rPr>
                <w:t xml:space="preserve">Advances in Applied Mechanics. </w:t>
              </w:r>
              <w:r w:rsidR="00282D8F" w:rsidRPr="006660A6">
                <w:rPr>
                  <w:noProof/>
                </w:rPr>
                <w:t>2018.</w:t>
              </w:r>
            </w:p>
            <w:p w14:paraId="21F08229" w14:textId="77777777" w:rsidR="00282D8F" w:rsidRPr="006660A6" w:rsidRDefault="00282D8F" w:rsidP="00282D8F">
              <w:pPr>
                <w:pStyle w:val="Bibliography"/>
                <w:rPr>
                  <w:noProof/>
                </w:rPr>
              </w:pPr>
              <w:r w:rsidRPr="006660A6">
                <w:rPr>
                  <w:noProof/>
                </w:rPr>
                <w:t xml:space="preserve">2. </w:t>
              </w:r>
              <w:r w:rsidRPr="006660A6">
                <w:rPr>
                  <w:b/>
                  <w:bCs/>
                  <w:noProof/>
                </w:rPr>
                <w:t>Mouritz, Adrian P.</w:t>
              </w:r>
              <w:r w:rsidRPr="006660A6">
                <w:rPr>
                  <w:noProof/>
                </w:rPr>
                <w:t xml:space="preserve"> </w:t>
              </w:r>
              <w:r w:rsidRPr="006660A6">
                <w:rPr>
                  <w:i/>
                  <w:iCs/>
                  <w:noProof/>
                </w:rPr>
                <w:t xml:space="preserve">Introduction to Aerospace Materials . </w:t>
              </w:r>
              <w:r w:rsidRPr="006660A6">
                <w:rPr>
                  <w:noProof/>
                </w:rPr>
                <w:t>2012.</w:t>
              </w:r>
            </w:p>
            <w:p w14:paraId="22BE173E" w14:textId="77777777" w:rsidR="00282D8F" w:rsidRPr="006660A6" w:rsidRDefault="00282D8F" w:rsidP="00282D8F">
              <w:pPr>
                <w:pStyle w:val="Bibliography"/>
                <w:rPr>
                  <w:noProof/>
                </w:rPr>
              </w:pPr>
              <w:r w:rsidRPr="006660A6">
                <w:rPr>
                  <w:noProof/>
                </w:rPr>
                <w:t xml:space="preserve">3. </w:t>
              </w:r>
              <w:r w:rsidRPr="006660A6">
                <w:rPr>
                  <w:i/>
                  <w:iCs/>
                  <w:noProof/>
                </w:rPr>
                <w:t xml:space="preserve">Deformation of Single Crystals, Polycrystalline Materials, and Thin Films: A Review. </w:t>
              </w:r>
              <w:r w:rsidRPr="006660A6">
                <w:rPr>
                  <w:b/>
                  <w:bCs/>
                  <w:noProof/>
                </w:rPr>
                <w:t>Park, Guijun Yang and Soo-Jin.</w:t>
              </w:r>
              <w:r w:rsidRPr="006660A6">
                <w:rPr>
                  <w:noProof/>
                </w:rPr>
                <w:t xml:space="preserve"> 2019, Materials (Basel).</w:t>
              </w:r>
            </w:p>
            <w:p w14:paraId="718E6FC6" w14:textId="77777777" w:rsidR="00282D8F" w:rsidRPr="006660A6" w:rsidRDefault="00282D8F" w:rsidP="00282D8F">
              <w:pPr>
                <w:pStyle w:val="Bibliography"/>
                <w:rPr>
                  <w:noProof/>
                </w:rPr>
              </w:pPr>
              <w:r w:rsidRPr="006660A6">
                <w:rPr>
                  <w:noProof/>
                </w:rPr>
                <w:t xml:space="preserve">4. </w:t>
              </w:r>
              <w:r w:rsidRPr="006660A6">
                <w:rPr>
                  <w:b/>
                  <w:bCs/>
                  <w:noProof/>
                </w:rPr>
                <w:t>Materials, Micromechanics of Composite.</w:t>
              </w:r>
              <w:r w:rsidRPr="006660A6">
                <w:rPr>
                  <w:noProof/>
                </w:rPr>
                <w:t xml:space="preserve"> </w:t>
              </w:r>
              <w:r w:rsidRPr="006660A6">
                <w:rPr>
                  <w:i/>
                  <w:iCs/>
                  <w:noProof/>
                </w:rPr>
                <w:t xml:space="preserve">Jacob Aboudi, Steven M. Arnold and Brett A. Bednarcyk. </w:t>
              </w:r>
              <w:r w:rsidRPr="006660A6">
                <w:rPr>
                  <w:noProof/>
                </w:rPr>
                <w:t>2013.</w:t>
              </w:r>
            </w:p>
            <w:p w14:paraId="0062FF5C" w14:textId="77777777" w:rsidR="00282D8F" w:rsidRPr="006660A6" w:rsidRDefault="00282D8F" w:rsidP="00282D8F">
              <w:pPr>
                <w:pStyle w:val="Bibliography"/>
                <w:rPr>
                  <w:noProof/>
                </w:rPr>
              </w:pPr>
              <w:r w:rsidRPr="006660A6">
                <w:rPr>
                  <w:noProof/>
                </w:rPr>
                <w:t xml:space="preserve">5. </w:t>
              </w:r>
              <w:r w:rsidRPr="006660A6">
                <w:rPr>
                  <w:b/>
                  <w:bCs/>
                  <w:noProof/>
                </w:rPr>
                <w:t>Böhm, Helmut J.</w:t>
              </w:r>
              <w:r w:rsidRPr="006660A6">
                <w:rPr>
                  <w:noProof/>
                </w:rPr>
                <w:t xml:space="preserve"> </w:t>
              </w:r>
              <w:r w:rsidRPr="006660A6">
                <w:rPr>
                  <w:i/>
                  <w:iCs/>
                  <w:noProof/>
                </w:rPr>
                <w:t xml:space="preserve">Mechanics of Microstructured Materials. </w:t>
              </w:r>
              <w:r w:rsidRPr="006660A6">
                <w:rPr>
                  <w:noProof/>
                </w:rPr>
                <w:t>s.l. : Springer, 2004.</w:t>
              </w:r>
            </w:p>
            <w:p w14:paraId="70EB2CC8" w14:textId="77777777" w:rsidR="00282D8F" w:rsidRPr="006660A6" w:rsidRDefault="00282D8F" w:rsidP="00282D8F">
              <w:pPr>
                <w:pStyle w:val="Bibliography"/>
                <w:rPr>
                  <w:noProof/>
                </w:rPr>
              </w:pPr>
              <w:r w:rsidRPr="006660A6">
                <w:rPr>
                  <w:noProof/>
                </w:rPr>
                <w:t xml:space="preserve">6. </w:t>
              </w:r>
              <w:r w:rsidRPr="006660A6">
                <w:rPr>
                  <w:i/>
                  <w:iCs/>
                  <w:noProof/>
                </w:rPr>
                <w:t xml:space="preserve">Crystal-plasticity finite-element analysis of anisotropic deformation behavior in a commercially pure titanium Grade 1 sheet. </w:t>
              </w:r>
              <w:r w:rsidRPr="006660A6">
                <w:rPr>
                  <w:b/>
                  <w:bCs/>
                  <w:noProof/>
                </w:rPr>
                <w:t>Takayuki Hama, Akihiro Kobuki, Hirohiko Takuda.</w:t>
              </w:r>
              <w:r w:rsidRPr="006660A6">
                <w:rPr>
                  <w:noProof/>
                </w:rPr>
                <w:t xml:space="preserve"> s.l. : International Journal of Plasticity, 2017.</w:t>
              </w:r>
            </w:p>
            <w:p w14:paraId="0921F5FD" w14:textId="77777777" w:rsidR="00282D8F" w:rsidRPr="006660A6" w:rsidRDefault="00282D8F" w:rsidP="00282D8F">
              <w:pPr>
                <w:pStyle w:val="Bibliography"/>
                <w:rPr>
                  <w:noProof/>
                </w:rPr>
              </w:pPr>
              <w:r w:rsidRPr="006660A6">
                <w:rPr>
                  <w:noProof/>
                </w:rPr>
                <w:t xml:space="preserve">7. </w:t>
              </w:r>
              <w:r w:rsidRPr="006660A6">
                <w:rPr>
                  <w:i/>
                  <w:iCs/>
                  <w:noProof/>
                </w:rPr>
                <w:t xml:space="preserve">Study of Anisotropic Plastic Behavior in High Pressure Torsion of Aluminum Single Crystal by Crystal Plasticity Finite Element Method. </w:t>
              </w:r>
              <w:r w:rsidRPr="006660A6">
                <w:rPr>
                  <w:b/>
                  <w:bCs/>
                  <w:noProof/>
                </w:rPr>
                <w:t>Peitang Wei, Cheng Lu, Huaiju Liu, Lihong Su, Guanyu Deng and Kiet Tieu.</w:t>
              </w:r>
              <w:r w:rsidRPr="006660A6">
                <w:rPr>
                  <w:noProof/>
                </w:rPr>
                <w:t xml:space="preserve"> s.l. : Crystals, 2017.</w:t>
              </w:r>
            </w:p>
            <w:p w14:paraId="76E69A09" w14:textId="77777777" w:rsidR="00282D8F" w:rsidRPr="006660A6" w:rsidRDefault="00282D8F" w:rsidP="00282D8F">
              <w:pPr>
                <w:pStyle w:val="Bibliography"/>
                <w:rPr>
                  <w:noProof/>
                </w:rPr>
              </w:pPr>
              <w:r w:rsidRPr="006660A6">
                <w:rPr>
                  <w:noProof/>
                </w:rPr>
                <w:t xml:space="preserve">8. </w:t>
              </w:r>
              <w:r w:rsidRPr="006660A6">
                <w:rPr>
                  <w:i/>
                  <w:iCs/>
                  <w:noProof/>
                </w:rPr>
                <w:t xml:space="preserve">Crystal Plasticity Analysis Using Fast Fourier Transform Numerical Scheme. </w:t>
              </w:r>
              <w:r w:rsidRPr="006660A6">
                <w:rPr>
                  <w:b/>
                  <w:bCs/>
                  <w:noProof/>
                </w:rPr>
                <w:t>BACROIX, Takayuki OTSUKA Renald BRENNER Brigitte.</w:t>
              </w:r>
              <w:r w:rsidRPr="006660A6">
                <w:rPr>
                  <w:noProof/>
                </w:rPr>
                <w:t xml:space="preserve"> 2018.</w:t>
              </w:r>
            </w:p>
            <w:p w14:paraId="07B05524" w14:textId="77777777" w:rsidR="00282D8F" w:rsidRPr="006660A6" w:rsidRDefault="00282D8F" w:rsidP="00282D8F">
              <w:pPr>
                <w:pStyle w:val="Bibliography"/>
                <w:rPr>
                  <w:noProof/>
                </w:rPr>
              </w:pPr>
              <w:r w:rsidRPr="006660A6">
                <w:rPr>
                  <w:noProof/>
                </w:rPr>
                <w:t xml:space="preserve">9. </w:t>
              </w:r>
              <w:r w:rsidRPr="006660A6">
                <w:rPr>
                  <w:i/>
                  <w:iCs/>
                  <w:noProof/>
                </w:rPr>
                <w:t xml:space="preserve">Multiscale crystal plasticity finite element model for investigating the irradiation hardening and defect evolution mechanism of A508-3 steel. </w:t>
              </w:r>
              <w:r w:rsidRPr="006660A6">
                <w:rPr>
                  <w:b/>
                  <w:bCs/>
                  <w:noProof/>
                </w:rPr>
                <w:t>Pandong Lin, Junfeng Nie, Meidan Liu.</w:t>
              </w:r>
              <w:r w:rsidRPr="006660A6">
                <w:rPr>
                  <w:noProof/>
                </w:rPr>
                <w:t xml:space="preserve"> s.l. : Nuclear Materials and Energy, 2022.</w:t>
              </w:r>
            </w:p>
            <w:p w14:paraId="12BF01F3" w14:textId="77777777" w:rsidR="00282D8F" w:rsidRPr="006660A6" w:rsidRDefault="00282D8F" w:rsidP="00282D8F">
              <w:pPr>
                <w:pStyle w:val="Bibliography"/>
                <w:rPr>
                  <w:noProof/>
                </w:rPr>
              </w:pPr>
              <w:r w:rsidRPr="006660A6">
                <w:rPr>
                  <w:noProof/>
                </w:rPr>
                <w:t xml:space="preserve">10. </w:t>
              </w:r>
              <w:r w:rsidRPr="006660A6">
                <w:rPr>
                  <w:i/>
                  <w:iCs/>
                  <w:noProof/>
                </w:rPr>
                <w:t xml:space="preserve">Hybrid Micro-Macro-Modeling of Evolving Anisotropies and Length Scales in Finite Plasticity of Polycrystals. </w:t>
              </w:r>
              <w:r w:rsidRPr="006660A6">
                <w:rPr>
                  <w:b/>
                  <w:bCs/>
                  <w:noProof/>
                </w:rPr>
                <w:t>Ilona Frankenreiter, Daniele Rosato, Christian Miehe.</w:t>
              </w:r>
              <w:r w:rsidRPr="006660A6">
                <w:rPr>
                  <w:noProof/>
                </w:rPr>
                <w:t xml:space="preserve"> 2011.</w:t>
              </w:r>
            </w:p>
            <w:p w14:paraId="44BA7FC6" w14:textId="77777777" w:rsidR="00282D8F" w:rsidRPr="006660A6" w:rsidRDefault="00282D8F" w:rsidP="00282D8F">
              <w:pPr>
                <w:pStyle w:val="Bibliography"/>
                <w:rPr>
                  <w:noProof/>
                </w:rPr>
              </w:pPr>
              <w:r w:rsidRPr="006660A6">
                <w:rPr>
                  <w:noProof/>
                </w:rPr>
                <w:t xml:space="preserve">11. </w:t>
              </w:r>
              <w:r w:rsidRPr="006660A6">
                <w:rPr>
                  <w:i/>
                  <w:iCs/>
                  <w:noProof/>
                </w:rPr>
                <w:t xml:space="preserve">Incipience of Plastic Flow in Aluminum with Nanopores: Molecular Dynamics and Machine-Learning-Based Description. </w:t>
              </w:r>
              <w:r w:rsidRPr="006660A6">
                <w:rPr>
                  <w:b/>
                  <w:bCs/>
                  <w:noProof/>
                </w:rPr>
                <w:t>Alexander E. Mayer, Polina N. Mayer, Mikhail V. Lekanov, Boris A. Panchenko.</w:t>
              </w:r>
              <w:r w:rsidRPr="006660A6">
                <w:rPr>
                  <w:noProof/>
                </w:rPr>
                <w:t xml:space="preserve"> 2022.</w:t>
              </w:r>
            </w:p>
            <w:p w14:paraId="41C4A71F" w14:textId="77777777" w:rsidR="00282D8F" w:rsidRPr="006660A6" w:rsidRDefault="00282D8F" w:rsidP="00282D8F">
              <w:pPr>
                <w:pStyle w:val="Bibliography"/>
                <w:rPr>
                  <w:noProof/>
                </w:rPr>
              </w:pPr>
              <w:r w:rsidRPr="006660A6">
                <w:rPr>
                  <w:noProof/>
                </w:rPr>
                <w:t xml:space="preserve">12. </w:t>
              </w:r>
              <w:r w:rsidRPr="006660A6">
                <w:rPr>
                  <w:i/>
                  <w:iCs/>
                  <w:noProof/>
                </w:rPr>
                <w:t xml:space="preserve">Graph Neural Network Modeling of Grain-scale Anisotropic Elastic Behavior using Simulated and Measured Microscale Data. </w:t>
              </w:r>
              <w:r w:rsidRPr="006660A6">
                <w:rPr>
                  <w:b/>
                  <w:bCs/>
                  <w:noProof/>
                </w:rPr>
                <w:t>Darren C. Pagan, Calvin R. Pash, Austin R. Benson, Matthew P. Kasemer.</w:t>
              </w:r>
              <w:r w:rsidRPr="006660A6">
                <w:rPr>
                  <w:noProof/>
                </w:rPr>
                <w:t xml:space="preserve"> 2022.</w:t>
              </w:r>
            </w:p>
            <w:p w14:paraId="304C2216" w14:textId="77777777" w:rsidR="00282D8F" w:rsidRPr="006660A6" w:rsidRDefault="00282D8F" w:rsidP="00282D8F">
              <w:pPr>
                <w:pStyle w:val="Bibliography"/>
                <w:rPr>
                  <w:noProof/>
                </w:rPr>
              </w:pPr>
              <w:r w:rsidRPr="006660A6">
                <w:rPr>
                  <w:noProof/>
                </w:rPr>
                <w:t xml:space="preserve">13. </w:t>
              </w:r>
              <w:r w:rsidRPr="006660A6">
                <w:rPr>
                  <w:i/>
                  <w:iCs/>
                  <w:noProof/>
                </w:rPr>
                <w:t xml:space="preserve">Graph neural networks for an accurate and interpretable prediction of the properties of polycrystalline materials. </w:t>
              </w:r>
              <w:r w:rsidRPr="006660A6">
                <w:rPr>
                  <w:b/>
                  <w:bCs/>
                  <w:noProof/>
                </w:rPr>
                <w:t>Minyi Dai, Mehmet F Demirel, Yingyu Liang, Jia-Mian Hu.</w:t>
              </w:r>
              <w:r w:rsidRPr="006660A6">
                <w:rPr>
                  <w:noProof/>
                </w:rPr>
                <w:t xml:space="preserve"> 2021.</w:t>
              </w:r>
            </w:p>
            <w:p w14:paraId="5DD243D7" w14:textId="6A0FF745" w:rsidR="00403E4D" w:rsidRDefault="00403E4D" w:rsidP="00282D8F">
              <w:r w:rsidRPr="006660A6">
                <w:rPr>
                  <w:b/>
                  <w:bCs/>
                  <w:noProof/>
                </w:rPr>
                <w:fldChar w:fldCharType="end"/>
              </w:r>
            </w:p>
          </w:sdtContent>
        </w:sdt>
      </w:sdtContent>
    </w:sdt>
    <w:p w14:paraId="075C511F" w14:textId="74774F59" w:rsidR="00970A80" w:rsidRPr="00F336C3" w:rsidRDefault="00970A80" w:rsidP="00A84B5F"/>
    <w:sectPr w:rsidR="00970A80" w:rsidRPr="00F336C3" w:rsidSect="00CB6E4C">
      <w:pgSz w:w="11906" w:h="16838"/>
      <w:pgMar w:top="1417" w:right="1417" w:bottom="1134" w:left="1417" w:header="708" w:footer="708"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7" w:author="Guest User" w:date="2023-12-19T19:14:00Z" w:initials="GU">
    <w:p w14:paraId="6E5B90A8" w14:textId="0881A09B" w:rsidR="25FF5991" w:rsidRDefault="25FF5991">
      <w:r>
        <w:t xml:space="preserve">very </w:t>
      </w:r>
      <w:proofErr w:type="spellStart"/>
      <w:r>
        <w:t>chatgpt</w:t>
      </w:r>
      <w:proofErr w:type="spellEnd"/>
      <w:r>
        <w:t xml:space="preserve"> sentence. removed it.</w:t>
      </w:r>
      <w:r>
        <w:annotationRef/>
      </w:r>
    </w:p>
  </w:comment>
  <w:comment w:id="66" w:author="Guest User" w:date="2023-12-19T22:01:00Z" w:initials="GU">
    <w:p w14:paraId="06D9A1B4" w14:textId="77777777" w:rsidR="005D2853" w:rsidRDefault="005D2853" w:rsidP="005D2853">
      <w:pPr>
        <w:pStyle w:val="CommentText"/>
      </w:pPr>
      <w:r>
        <w:t>move outside of this section</w:t>
      </w:r>
      <w:r>
        <w:rPr>
          <w:rStyle w:val="CommentReference"/>
        </w:rPr>
        <w:annotationRef/>
      </w:r>
    </w:p>
  </w:comment>
  <w:comment w:id="68" w:author="Guest User" w:date="2023-12-19T22:05:00Z" w:initials="GU">
    <w:p w14:paraId="1313B5A2" w14:textId="366E9CCA" w:rsidR="3258BA93" w:rsidRDefault="3258BA93">
      <w:pPr>
        <w:pStyle w:val="CommentText"/>
      </w:pPr>
      <w:r>
        <w:t>move outside section. too much info here. only tanh is being used. theory can go in methodology</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E5B90A8" w15:done="1"/>
  <w15:commentEx w15:paraId="06D9A1B4" w15:done="1"/>
  <w15:commentEx w15:paraId="1313B5A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CC0E57" w16cex:dateUtc="2023-12-19T18:14:00Z"/>
  <w16cex:commentExtensible w16cex:durableId="3ED007A4" w16cex:dateUtc="2023-12-19T21:01:00Z"/>
  <w16cex:commentExtensible w16cex:durableId="41C19EB0" w16cex:dateUtc="2023-12-19T2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5B90A8" w16cid:durableId="2BCC0E57"/>
  <w16cid:commentId w16cid:paraId="06D9A1B4" w16cid:durableId="3ED007A4"/>
  <w16cid:commentId w16cid:paraId="1313B5A2" w16cid:durableId="41C19E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BAAFB" w14:textId="77777777" w:rsidR="00834B2C" w:rsidRDefault="00834B2C" w:rsidP="00A84B5F">
      <w:r>
        <w:separator/>
      </w:r>
    </w:p>
  </w:endnote>
  <w:endnote w:type="continuationSeparator" w:id="0">
    <w:p w14:paraId="03172C8A" w14:textId="77777777" w:rsidR="00834B2C" w:rsidRDefault="00834B2C" w:rsidP="00A84B5F">
      <w:r>
        <w:continuationSeparator/>
      </w:r>
    </w:p>
  </w:endnote>
  <w:endnote w:type="continuationNotice" w:id="1">
    <w:p w14:paraId="491B470B" w14:textId="77777777" w:rsidR="00834B2C" w:rsidRDefault="00834B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mbusSanL-Regu">
    <w:altName w:val="Yu Gothic"/>
    <w:panose1 w:val="00000000000000000000"/>
    <w:charset w:val="80"/>
    <w:family w:val="auto"/>
    <w:notTrueType/>
    <w:pitch w:val="default"/>
    <w:sig w:usb0="00000001" w:usb1="08070000" w:usb2="00000010" w:usb3="00000000" w:csb0="00020000" w:csb1="00000000"/>
  </w:font>
  <w:font w:name="NimbusSanL-Bold">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9903652"/>
      <w:docPartObj>
        <w:docPartGallery w:val="Page Numbers (Bottom of Page)"/>
        <w:docPartUnique/>
      </w:docPartObj>
    </w:sdtPr>
    <w:sdtEndPr>
      <w:rPr>
        <w:noProof/>
      </w:rPr>
    </w:sdtEndPr>
    <w:sdtContent>
      <w:p w14:paraId="6290539B" w14:textId="3258D479" w:rsidR="00977445" w:rsidRDefault="009774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A2F9F7" w14:textId="77777777" w:rsidR="00946EB0" w:rsidRDefault="00946E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986329"/>
      <w:docPartObj>
        <w:docPartGallery w:val="Page Numbers (Bottom of Page)"/>
        <w:docPartUnique/>
      </w:docPartObj>
    </w:sdtPr>
    <w:sdtEndPr>
      <w:rPr>
        <w:noProof/>
      </w:rPr>
    </w:sdtEndPr>
    <w:sdtContent>
      <w:p w14:paraId="4C36D386" w14:textId="18E74DDA" w:rsidR="00977445" w:rsidRDefault="009774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421D61" w14:textId="77777777" w:rsidR="00334CB8" w:rsidRDefault="00334C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5B47B" w14:textId="77777777" w:rsidR="00834B2C" w:rsidRDefault="00834B2C" w:rsidP="00A84B5F">
      <w:r>
        <w:separator/>
      </w:r>
    </w:p>
  </w:footnote>
  <w:footnote w:type="continuationSeparator" w:id="0">
    <w:p w14:paraId="5A250E44" w14:textId="77777777" w:rsidR="00834B2C" w:rsidRDefault="00834B2C" w:rsidP="00A84B5F">
      <w:r>
        <w:continuationSeparator/>
      </w:r>
    </w:p>
  </w:footnote>
  <w:footnote w:type="continuationNotice" w:id="1">
    <w:p w14:paraId="72AC6331" w14:textId="77777777" w:rsidR="00834B2C" w:rsidRDefault="00834B2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D11B2"/>
    <w:multiLevelType w:val="hybridMultilevel"/>
    <w:tmpl w:val="20B8A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4B61DA"/>
    <w:multiLevelType w:val="multilevel"/>
    <w:tmpl w:val="528AEAAC"/>
    <w:lvl w:ilvl="0">
      <w:start w:val="2"/>
      <w:numFmt w:val="decimal"/>
      <w:lvlText w:val="%1"/>
      <w:lvlJc w:val="left"/>
      <w:pPr>
        <w:ind w:left="580" w:hanging="580"/>
      </w:pPr>
      <w:rPr>
        <w:rFonts w:hint="default"/>
      </w:rPr>
    </w:lvl>
    <w:lvl w:ilvl="1">
      <w:start w:val="2"/>
      <w:numFmt w:val="decimal"/>
      <w:lvlText w:val="%1.%2"/>
      <w:lvlJc w:val="left"/>
      <w:pPr>
        <w:ind w:left="580" w:hanging="5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4DE635B0"/>
    <w:multiLevelType w:val="multilevel"/>
    <w:tmpl w:val="CF6AC822"/>
    <w:lvl w:ilvl="0">
      <w:start w:val="2"/>
      <w:numFmt w:val="decimal"/>
      <w:lvlText w:val="%1"/>
      <w:lvlJc w:val="left"/>
      <w:pPr>
        <w:ind w:left="580" w:hanging="580"/>
      </w:pPr>
      <w:rPr>
        <w:rFonts w:hint="default"/>
      </w:rPr>
    </w:lvl>
    <w:lvl w:ilvl="1">
      <w:start w:val="2"/>
      <w:numFmt w:val="decimal"/>
      <w:lvlText w:val="%1.%2"/>
      <w:lvlJc w:val="left"/>
      <w:pPr>
        <w:ind w:left="580" w:hanging="5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61234A75"/>
    <w:multiLevelType w:val="hybridMultilevel"/>
    <w:tmpl w:val="2380346C"/>
    <w:lvl w:ilvl="0" w:tplc="28E8C8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2AA5060"/>
    <w:multiLevelType w:val="multilevel"/>
    <w:tmpl w:val="8DBA7958"/>
    <w:lvl w:ilvl="0">
      <w:start w:val="1"/>
      <w:numFmt w:val="decimal"/>
      <w:lvlText w:val="%1"/>
      <w:lvlJc w:val="left"/>
      <w:pPr>
        <w:ind w:left="480" w:hanging="480"/>
      </w:pPr>
      <w:rPr>
        <w:rFonts w:hint="default"/>
      </w:rPr>
    </w:lvl>
    <w:lvl w:ilvl="1">
      <w:start w:val="1"/>
      <w:numFmt w:val="decimal"/>
      <w:pStyle w:val="secondheading"/>
      <w:lvlText w:val="%1.%2"/>
      <w:lvlJc w:val="left"/>
      <w:pPr>
        <w:ind w:left="720" w:hanging="720"/>
      </w:pPr>
      <w:rPr>
        <w:rFonts w:hint="default"/>
      </w:rPr>
    </w:lvl>
    <w:lvl w:ilvl="2">
      <w:start w:val="1"/>
      <w:numFmt w:val="decimal"/>
      <w:lvlText w:val="%1.%2.%3"/>
      <w:lvlJc w:val="left"/>
      <w:pPr>
        <w:ind w:left="720" w:hanging="720"/>
      </w:pPr>
      <w:rPr>
        <w:rFonts w:asciiTheme="minorHAnsi" w:hAnsiTheme="minorHAnsi"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4"/>
  </w:num>
  <w:num w:numId="2">
    <w:abstractNumId w:val="3"/>
  </w:num>
  <w:num w:numId="3">
    <w:abstractNumId w:val="1"/>
  </w:num>
  <w:num w:numId="4">
    <w:abstractNumId w:val="2"/>
  </w:num>
  <w:num w:numId="5">
    <w:abstractNumId w:val="4"/>
    <w:lvlOverride w:ilvl="0">
      <w:startOverride w:val="2"/>
    </w:lvlOverride>
    <w:lvlOverride w:ilvl="1">
      <w:startOverride w:val="2"/>
    </w:lvlOverride>
  </w:num>
  <w:num w:numId="6">
    <w:abstractNumId w:val="4"/>
    <w:lvlOverride w:ilvl="0">
      <w:startOverride w:val="2"/>
    </w:lvlOverride>
    <w:lvlOverride w:ilvl="1">
      <w:startOverride w:val="4"/>
    </w:lvlOverride>
    <w:lvlOverride w:ilvl="2">
      <w:startOverride w:val="1"/>
    </w:lvlOverride>
  </w:num>
  <w:num w:numId="7">
    <w:abstractNumId w:val="4"/>
    <w:lvlOverride w:ilvl="0">
      <w:startOverride w:val="2"/>
    </w:lvlOverride>
    <w:lvlOverride w:ilvl="1">
      <w:startOverride w:val="4"/>
    </w:lvlOverride>
    <w:lvlOverride w:ilvl="2">
      <w:startOverride w:val="1"/>
    </w:lvlOverride>
  </w:num>
  <w:num w:numId="8">
    <w:abstractNumId w:val="4"/>
    <w:lvlOverride w:ilvl="0">
      <w:startOverride w:val="2"/>
    </w:lvlOverride>
    <w:lvlOverride w:ilvl="1">
      <w:startOverride w:val="4"/>
    </w:lvlOverride>
    <w:lvlOverride w:ilvl="2">
      <w:startOverride w:val="1"/>
    </w:lvlOverride>
  </w:num>
  <w:num w:numId="9">
    <w:abstractNumId w:val="4"/>
    <w:lvlOverride w:ilvl="0">
      <w:startOverride w:val="2"/>
    </w:lvlOverride>
    <w:lvlOverride w:ilvl="1">
      <w:startOverride w:val="5"/>
    </w:lvlOverride>
  </w:num>
  <w:num w:numId="10">
    <w:abstractNumId w:val="0"/>
  </w:num>
  <w:num w:numId="11">
    <w:abstractNumId w:val="4"/>
    <w:lvlOverride w:ilvl="0">
      <w:startOverride w:val="2"/>
    </w:lvlOverride>
    <w:lvlOverride w:ilvl="1">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898"/>
    <w:rsid w:val="000012F7"/>
    <w:rsid w:val="000023FE"/>
    <w:rsid w:val="000029AC"/>
    <w:rsid w:val="00002E3E"/>
    <w:rsid w:val="00010EC9"/>
    <w:rsid w:val="00011840"/>
    <w:rsid w:val="00011D28"/>
    <w:rsid w:val="0001359D"/>
    <w:rsid w:val="00016C25"/>
    <w:rsid w:val="00016E35"/>
    <w:rsid w:val="000201A7"/>
    <w:rsid w:val="0002299A"/>
    <w:rsid w:val="00022F2D"/>
    <w:rsid w:val="00030837"/>
    <w:rsid w:val="00033372"/>
    <w:rsid w:val="00033C10"/>
    <w:rsid w:val="0003614F"/>
    <w:rsid w:val="00036DE8"/>
    <w:rsid w:val="0003742E"/>
    <w:rsid w:val="0004038B"/>
    <w:rsid w:val="000403CB"/>
    <w:rsid w:val="000404D6"/>
    <w:rsid w:val="000406FF"/>
    <w:rsid w:val="000415A0"/>
    <w:rsid w:val="0004308F"/>
    <w:rsid w:val="00043137"/>
    <w:rsid w:val="0004684A"/>
    <w:rsid w:val="0005143A"/>
    <w:rsid w:val="00060AC8"/>
    <w:rsid w:val="00073CC6"/>
    <w:rsid w:val="00074830"/>
    <w:rsid w:val="00074B11"/>
    <w:rsid w:val="00075C0D"/>
    <w:rsid w:val="00080035"/>
    <w:rsid w:val="00081799"/>
    <w:rsid w:val="00083935"/>
    <w:rsid w:val="000841F7"/>
    <w:rsid w:val="00085EF7"/>
    <w:rsid w:val="00090B72"/>
    <w:rsid w:val="00091865"/>
    <w:rsid w:val="00091AEF"/>
    <w:rsid w:val="00092E7F"/>
    <w:rsid w:val="00092EA5"/>
    <w:rsid w:val="00097B29"/>
    <w:rsid w:val="000A300A"/>
    <w:rsid w:val="000A36BE"/>
    <w:rsid w:val="000A4661"/>
    <w:rsid w:val="000B1652"/>
    <w:rsid w:val="000B16E6"/>
    <w:rsid w:val="000B1C8F"/>
    <w:rsid w:val="000B22FD"/>
    <w:rsid w:val="000B51ED"/>
    <w:rsid w:val="000B69A6"/>
    <w:rsid w:val="000B6D69"/>
    <w:rsid w:val="000B71EA"/>
    <w:rsid w:val="000C2BF3"/>
    <w:rsid w:val="000C352B"/>
    <w:rsid w:val="000C3863"/>
    <w:rsid w:val="000C4271"/>
    <w:rsid w:val="000C5EBF"/>
    <w:rsid w:val="000C7EEA"/>
    <w:rsid w:val="000D05D7"/>
    <w:rsid w:val="000D0C8B"/>
    <w:rsid w:val="000D1C56"/>
    <w:rsid w:val="000D5E00"/>
    <w:rsid w:val="000D6736"/>
    <w:rsid w:val="000D6ADA"/>
    <w:rsid w:val="000E0B50"/>
    <w:rsid w:val="000E0EDD"/>
    <w:rsid w:val="000E65E0"/>
    <w:rsid w:val="000E6858"/>
    <w:rsid w:val="000F1624"/>
    <w:rsid w:val="000F3123"/>
    <w:rsid w:val="000F4DA3"/>
    <w:rsid w:val="000F5F15"/>
    <w:rsid w:val="000F6B20"/>
    <w:rsid w:val="000F7FA0"/>
    <w:rsid w:val="00100338"/>
    <w:rsid w:val="001015B4"/>
    <w:rsid w:val="00102501"/>
    <w:rsid w:val="00103F99"/>
    <w:rsid w:val="00113F86"/>
    <w:rsid w:val="00114732"/>
    <w:rsid w:val="001147C0"/>
    <w:rsid w:val="00115EDD"/>
    <w:rsid w:val="00125D44"/>
    <w:rsid w:val="0012660E"/>
    <w:rsid w:val="00132720"/>
    <w:rsid w:val="00132D66"/>
    <w:rsid w:val="00133A92"/>
    <w:rsid w:val="00135307"/>
    <w:rsid w:val="00136219"/>
    <w:rsid w:val="00137203"/>
    <w:rsid w:val="001401AD"/>
    <w:rsid w:val="00143678"/>
    <w:rsid w:val="00144850"/>
    <w:rsid w:val="0014537C"/>
    <w:rsid w:val="00145805"/>
    <w:rsid w:val="001477E5"/>
    <w:rsid w:val="001545E8"/>
    <w:rsid w:val="00156DBB"/>
    <w:rsid w:val="00161B57"/>
    <w:rsid w:val="0016431F"/>
    <w:rsid w:val="00164713"/>
    <w:rsid w:val="0016500C"/>
    <w:rsid w:val="00165C37"/>
    <w:rsid w:val="00166783"/>
    <w:rsid w:val="001671AD"/>
    <w:rsid w:val="0016772C"/>
    <w:rsid w:val="001714D6"/>
    <w:rsid w:val="0017211E"/>
    <w:rsid w:val="001725AD"/>
    <w:rsid w:val="0017600D"/>
    <w:rsid w:val="00180115"/>
    <w:rsid w:val="0018257E"/>
    <w:rsid w:val="0018315F"/>
    <w:rsid w:val="00183ADB"/>
    <w:rsid w:val="0018603C"/>
    <w:rsid w:val="0018623E"/>
    <w:rsid w:val="00186B81"/>
    <w:rsid w:val="00186C43"/>
    <w:rsid w:val="001908C8"/>
    <w:rsid w:val="0019323A"/>
    <w:rsid w:val="00194AE7"/>
    <w:rsid w:val="001953D7"/>
    <w:rsid w:val="00195C93"/>
    <w:rsid w:val="00195E2E"/>
    <w:rsid w:val="001A0574"/>
    <w:rsid w:val="001A1D04"/>
    <w:rsid w:val="001A2246"/>
    <w:rsid w:val="001A4FBC"/>
    <w:rsid w:val="001A5371"/>
    <w:rsid w:val="001A55D1"/>
    <w:rsid w:val="001A60C3"/>
    <w:rsid w:val="001A78F4"/>
    <w:rsid w:val="001B0988"/>
    <w:rsid w:val="001B229C"/>
    <w:rsid w:val="001B3D5E"/>
    <w:rsid w:val="001B625A"/>
    <w:rsid w:val="001C2A6B"/>
    <w:rsid w:val="001D053B"/>
    <w:rsid w:val="001D5F2B"/>
    <w:rsid w:val="001D5F91"/>
    <w:rsid w:val="001D6419"/>
    <w:rsid w:val="001D71F2"/>
    <w:rsid w:val="001E00D3"/>
    <w:rsid w:val="001E192F"/>
    <w:rsid w:val="001E22C8"/>
    <w:rsid w:val="001E3733"/>
    <w:rsid w:val="001E386E"/>
    <w:rsid w:val="001E54A9"/>
    <w:rsid w:val="001E7CF5"/>
    <w:rsid w:val="00200304"/>
    <w:rsid w:val="00200B14"/>
    <w:rsid w:val="002023DA"/>
    <w:rsid w:val="00202FF5"/>
    <w:rsid w:val="00204C68"/>
    <w:rsid w:val="00207922"/>
    <w:rsid w:val="00207D9E"/>
    <w:rsid w:val="00211740"/>
    <w:rsid w:val="002142EA"/>
    <w:rsid w:val="00220F06"/>
    <w:rsid w:val="002223BF"/>
    <w:rsid w:val="00224B3A"/>
    <w:rsid w:val="00226A7C"/>
    <w:rsid w:val="00227F77"/>
    <w:rsid w:val="002340DE"/>
    <w:rsid w:val="00234893"/>
    <w:rsid w:val="002368EA"/>
    <w:rsid w:val="002407D3"/>
    <w:rsid w:val="00242925"/>
    <w:rsid w:val="00243A59"/>
    <w:rsid w:val="00244274"/>
    <w:rsid w:val="00244BEC"/>
    <w:rsid w:val="0024698D"/>
    <w:rsid w:val="0025191F"/>
    <w:rsid w:val="00254F5B"/>
    <w:rsid w:val="00255678"/>
    <w:rsid w:val="002568C9"/>
    <w:rsid w:val="00256B5F"/>
    <w:rsid w:val="00257570"/>
    <w:rsid w:val="00257DA0"/>
    <w:rsid w:val="00260C48"/>
    <w:rsid w:val="00262D4D"/>
    <w:rsid w:val="00264E3D"/>
    <w:rsid w:val="002653CB"/>
    <w:rsid w:val="0026714B"/>
    <w:rsid w:val="00270C29"/>
    <w:rsid w:val="002754A8"/>
    <w:rsid w:val="00275765"/>
    <w:rsid w:val="00282D8F"/>
    <w:rsid w:val="002852E7"/>
    <w:rsid w:val="00287DE4"/>
    <w:rsid w:val="0029013C"/>
    <w:rsid w:val="00290FF3"/>
    <w:rsid w:val="0029149B"/>
    <w:rsid w:val="002964BC"/>
    <w:rsid w:val="002A1B98"/>
    <w:rsid w:val="002A1BF3"/>
    <w:rsid w:val="002A220D"/>
    <w:rsid w:val="002A2B70"/>
    <w:rsid w:val="002A3F0C"/>
    <w:rsid w:val="002A5645"/>
    <w:rsid w:val="002A5809"/>
    <w:rsid w:val="002A6CDD"/>
    <w:rsid w:val="002A717D"/>
    <w:rsid w:val="002B0F91"/>
    <w:rsid w:val="002B25FC"/>
    <w:rsid w:val="002B2F71"/>
    <w:rsid w:val="002B356A"/>
    <w:rsid w:val="002B35D8"/>
    <w:rsid w:val="002B4134"/>
    <w:rsid w:val="002B4B6E"/>
    <w:rsid w:val="002B55DE"/>
    <w:rsid w:val="002B56E4"/>
    <w:rsid w:val="002B5D60"/>
    <w:rsid w:val="002C0B39"/>
    <w:rsid w:val="002C11D2"/>
    <w:rsid w:val="002C197D"/>
    <w:rsid w:val="002C269A"/>
    <w:rsid w:val="002C2DCE"/>
    <w:rsid w:val="002C65E2"/>
    <w:rsid w:val="002D6B38"/>
    <w:rsid w:val="002E11A1"/>
    <w:rsid w:val="002E143C"/>
    <w:rsid w:val="002E1548"/>
    <w:rsid w:val="002E2201"/>
    <w:rsid w:val="002E607C"/>
    <w:rsid w:val="002E664E"/>
    <w:rsid w:val="002E7CF6"/>
    <w:rsid w:val="002F25E2"/>
    <w:rsid w:val="002F4159"/>
    <w:rsid w:val="00300E70"/>
    <w:rsid w:val="003049E9"/>
    <w:rsid w:val="00304D87"/>
    <w:rsid w:val="00304E6A"/>
    <w:rsid w:val="0030512D"/>
    <w:rsid w:val="00305A31"/>
    <w:rsid w:val="00312F6E"/>
    <w:rsid w:val="00313FBB"/>
    <w:rsid w:val="00315FD9"/>
    <w:rsid w:val="00316428"/>
    <w:rsid w:val="003167FC"/>
    <w:rsid w:val="0032649B"/>
    <w:rsid w:val="003268F9"/>
    <w:rsid w:val="00326F72"/>
    <w:rsid w:val="00331E98"/>
    <w:rsid w:val="0033255E"/>
    <w:rsid w:val="0033408B"/>
    <w:rsid w:val="00334CB8"/>
    <w:rsid w:val="00336109"/>
    <w:rsid w:val="0034283F"/>
    <w:rsid w:val="00342AEC"/>
    <w:rsid w:val="003441CD"/>
    <w:rsid w:val="00344504"/>
    <w:rsid w:val="00346D7C"/>
    <w:rsid w:val="00347FAD"/>
    <w:rsid w:val="00350074"/>
    <w:rsid w:val="003501A9"/>
    <w:rsid w:val="00350B38"/>
    <w:rsid w:val="003519B9"/>
    <w:rsid w:val="0035383D"/>
    <w:rsid w:val="00354DAB"/>
    <w:rsid w:val="00354F53"/>
    <w:rsid w:val="003563C6"/>
    <w:rsid w:val="0036168A"/>
    <w:rsid w:val="003625F8"/>
    <w:rsid w:val="00363E06"/>
    <w:rsid w:val="003640EB"/>
    <w:rsid w:val="003712EB"/>
    <w:rsid w:val="0037271E"/>
    <w:rsid w:val="003743CD"/>
    <w:rsid w:val="00374F41"/>
    <w:rsid w:val="00377D5D"/>
    <w:rsid w:val="00380BAD"/>
    <w:rsid w:val="00383A61"/>
    <w:rsid w:val="00383C45"/>
    <w:rsid w:val="003845EA"/>
    <w:rsid w:val="00386CD7"/>
    <w:rsid w:val="00387B21"/>
    <w:rsid w:val="00393117"/>
    <w:rsid w:val="00395DE0"/>
    <w:rsid w:val="00396AEC"/>
    <w:rsid w:val="00397FD6"/>
    <w:rsid w:val="003A0628"/>
    <w:rsid w:val="003A0BD5"/>
    <w:rsid w:val="003A0E9D"/>
    <w:rsid w:val="003A2C82"/>
    <w:rsid w:val="003A34E8"/>
    <w:rsid w:val="003A4D7E"/>
    <w:rsid w:val="003A502B"/>
    <w:rsid w:val="003A6992"/>
    <w:rsid w:val="003B1A2B"/>
    <w:rsid w:val="003B4A85"/>
    <w:rsid w:val="003B4F6F"/>
    <w:rsid w:val="003B5C15"/>
    <w:rsid w:val="003B6296"/>
    <w:rsid w:val="003B7FE2"/>
    <w:rsid w:val="003C08DA"/>
    <w:rsid w:val="003C223D"/>
    <w:rsid w:val="003C4034"/>
    <w:rsid w:val="003C48EB"/>
    <w:rsid w:val="003C73AD"/>
    <w:rsid w:val="003D0703"/>
    <w:rsid w:val="003D0D0B"/>
    <w:rsid w:val="003D1908"/>
    <w:rsid w:val="003D426F"/>
    <w:rsid w:val="003D7061"/>
    <w:rsid w:val="003D77F6"/>
    <w:rsid w:val="003D7918"/>
    <w:rsid w:val="003E200E"/>
    <w:rsid w:val="003E2281"/>
    <w:rsid w:val="003E25ED"/>
    <w:rsid w:val="003F17FD"/>
    <w:rsid w:val="003F657B"/>
    <w:rsid w:val="00403516"/>
    <w:rsid w:val="00403E4D"/>
    <w:rsid w:val="00406E00"/>
    <w:rsid w:val="00414381"/>
    <w:rsid w:val="00415BEB"/>
    <w:rsid w:val="00420409"/>
    <w:rsid w:val="00423B14"/>
    <w:rsid w:val="0042672C"/>
    <w:rsid w:val="0042754D"/>
    <w:rsid w:val="00435836"/>
    <w:rsid w:val="00436AC9"/>
    <w:rsid w:val="00437738"/>
    <w:rsid w:val="00437D31"/>
    <w:rsid w:val="00443B81"/>
    <w:rsid w:val="0044448B"/>
    <w:rsid w:val="00446EC3"/>
    <w:rsid w:val="00452B3A"/>
    <w:rsid w:val="0045369B"/>
    <w:rsid w:val="00454207"/>
    <w:rsid w:val="00455403"/>
    <w:rsid w:val="00456C57"/>
    <w:rsid w:val="00460751"/>
    <w:rsid w:val="00461C2B"/>
    <w:rsid w:val="004634A9"/>
    <w:rsid w:val="00464193"/>
    <w:rsid w:val="0046720A"/>
    <w:rsid w:val="00467554"/>
    <w:rsid w:val="00472C41"/>
    <w:rsid w:val="004734BE"/>
    <w:rsid w:val="00476D77"/>
    <w:rsid w:val="00477169"/>
    <w:rsid w:val="00477CD9"/>
    <w:rsid w:val="00481440"/>
    <w:rsid w:val="004820F0"/>
    <w:rsid w:val="00484104"/>
    <w:rsid w:val="00487A6E"/>
    <w:rsid w:val="004911DE"/>
    <w:rsid w:val="00494A9B"/>
    <w:rsid w:val="0049700D"/>
    <w:rsid w:val="004A1AA3"/>
    <w:rsid w:val="004A3979"/>
    <w:rsid w:val="004A42FD"/>
    <w:rsid w:val="004A6B9E"/>
    <w:rsid w:val="004B08BA"/>
    <w:rsid w:val="004B2FED"/>
    <w:rsid w:val="004B3522"/>
    <w:rsid w:val="004B4B23"/>
    <w:rsid w:val="004B5F85"/>
    <w:rsid w:val="004C0A75"/>
    <w:rsid w:val="004C2655"/>
    <w:rsid w:val="004C5112"/>
    <w:rsid w:val="004C6D4E"/>
    <w:rsid w:val="004C7D9A"/>
    <w:rsid w:val="004D2C5C"/>
    <w:rsid w:val="004D45F4"/>
    <w:rsid w:val="004D5505"/>
    <w:rsid w:val="004D57E8"/>
    <w:rsid w:val="004D76CE"/>
    <w:rsid w:val="004E2E85"/>
    <w:rsid w:val="004E377D"/>
    <w:rsid w:val="004E54E8"/>
    <w:rsid w:val="004F30F0"/>
    <w:rsid w:val="004F540C"/>
    <w:rsid w:val="00505E65"/>
    <w:rsid w:val="00506EED"/>
    <w:rsid w:val="00506EEE"/>
    <w:rsid w:val="00511BF9"/>
    <w:rsid w:val="00511F84"/>
    <w:rsid w:val="005122DB"/>
    <w:rsid w:val="00514B7F"/>
    <w:rsid w:val="00514ED7"/>
    <w:rsid w:val="00520B7A"/>
    <w:rsid w:val="00521BC8"/>
    <w:rsid w:val="005222FF"/>
    <w:rsid w:val="00522A40"/>
    <w:rsid w:val="00522AFE"/>
    <w:rsid w:val="0052511A"/>
    <w:rsid w:val="00525786"/>
    <w:rsid w:val="00525845"/>
    <w:rsid w:val="00525FCA"/>
    <w:rsid w:val="00530945"/>
    <w:rsid w:val="00530A08"/>
    <w:rsid w:val="00530D4E"/>
    <w:rsid w:val="00531BC0"/>
    <w:rsid w:val="005342D0"/>
    <w:rsid w:val="00537D66"/>
    <w:rsid w:val="00541F72"/>
    <w:rsid w:val="00542A71"/>
    <w:rsid w:val="005443BD"/>
    <w:rsid w:val="005513DF"/>
    <w:rsid w:val="0055263C"/>
    <w:rsid w:val="00552740"/>
    <w:rsid w:val="0055717D"/>
    <w:rsid w:val="00561676"/>
    <w:rsid w:val="00564CD6"/>
    <w:rsid w:val="00566088"/>
    <w:rsid w:val="005724C1"/>
    <w:rsid w:val="00574642"/>
    <w:rsid w:val="00574A37"/>
    <w:rsid w:val="005765D7"/>
    <w:rsid w:val="00577243"/>
    <w:rsid w:val="0058143F"/>
    <w:rsid w:val="00582089"/>
    <w:rsid w:val="005838C7"/>
    <w:rsid w:val="005851E6"/>
    <w:rsid w:val="00586588"/>
    <w:rsid w:val="0059013B"/>
    <w:rsid w:val="00591CD6"/>
    <w:rsid w:val="00594BD3"/>
    <w:rsid w:val="00595CCD"/>
    <w:rsid w:val="00596C29"/>
    <w:rsid w:val="005970FB"/>
    <w:rsid w:val="005A1BBB"/>
    <w:rsid w:val="005A32DC"/>
    <w:rsid w:val="005A4969"/>
    <w:rsid w:val="005A57B1"/>
    <w:rsid w:val="005A635E"/>
    <w:rsid w:val="005A65F9"/>
    <w:rsid w:val="005A6AC4"/>
    <w:rsid w:val="005B0B9C"/>
    <w:rsid w:val="005B4070"/>
    <w:rsid w:val="005B433C"/>
    <w:rsid w:val="005B5541"/>
    <w:rsid w:val="005B70E3"/>
    <w:rsid w:val="005C05F2"/>
    <w:rsid w:val="005C0A26"/>
    <w:rsid w:val="005C16C1"/>
    <w:rsid w:val="005C1E3D"/>
    <w:rsid w:val="005C39A9"/>
    <w:rsid w:val="005D2853"/>
    <w:rsid w:val="005D361F"/>
    <w:rsid w:val="005D47D2"/>
    <w:rsid w:val="005D4893"/>
    <w:rsid w:val="005E0B37"/>
    <w:rsid w:val="005E100E"/>
    <w:rsid w:val="005E29DD"/>
    <w:rsid w:val="005F000C"/>
    <w:rsid w:val="005F065A"/>
    <w:rsid w:val="005F3013"/>
    <w:rsid w:val="005F3D7B"/>
    <w:rsid w:val="005F4723"/>
    <w:rsid w:val="005F5B96"/>
    <w:rsid w:val="005F6771"/>
    <w:rsid w:val="005F7879"/>
    <w:rsid w:val="0060253D"/>
    <w:rsid w:val="00605D4A"/>
    <w:rsid w:val="006060F6"/>
    <w:rsid w:val="00606AE6"/>
    <w:rsid w:val="00606D74"/>
    <w:rsid w:val="00610776"/>
    <w:rsid w:val="00611501"/>
    <w:rsid w:val="0062279C"/>
    <w:rsid w:val="00624334"/>
    <w:rsid w:val="00624B8F"/>
    <w:rsid w:val="00625E3D"/>
    <w:rsid w:val="00630C74"/>
    <w:rsid w:val="00632378"/>
    <w:rsid w:val="00632FA8"/>
    <w:rsid w:val="00633CB2"/>
    <w:rsid w:val="006342D8"/>
    <w:rsid w:val="00637017"/>
    <w:rsid w:val="006403BE"/>
    <w:rsid w:val="006434EF"/>
    <w:rsid w:val="00644DBE"/>
    <w:rsid w:val="0064572E"/>
    <w:rsid w:val="0065270B"/>
    <w:rsid w:val="00657EC1"/>
    <w:rsid w:val="00660764"/>
    <w:rsid w:val="00660F93"/>
    <w:rsid w:val="00662B20"/>
    <w:rsid w:val="00663058"/>
    <w:rsid w:val="00664610"/>
    <w:rsid w:val="006660A6"/>
    <w:rsid w:val="00666D24"/>
    <w:rsid w:val="00671624"/>
    <w:rsid w:val="00671718"/>
    <w:rsid w:val="00672214"/>
    <w:rsid w:val="0067366D"/>
    <w:rsid w:val="00674589"/>
    <w:rsid w:val="006747E0"/>
    <w:rsid w:val="006759A6"/>
    <w:rsid w:val="00675CA8"/>
    <w:rsid w:val="00680EDE"/>
    <w:rsid w:val="006813F1"/>
    <w:rsid w:val="006836FF"/>
    <w:rsid w:val="00685CDD"/>
    <w:rsid w:val="00691516"/>
    <w:rsid w:val="00691580"/>
    <w:rsid w:val="00691D37"/>
    <w:rsid w:val="00692F57"/>
    <w:rsid w:val="00693077"/>
    <w:rsid w:val="006A6D3D"/>
    <w:rsid w:val="006A75C7"/>
    <w:rsid w:val="006B2506"/>
    <w:rsid w:val="006B311E"/>
    <w:rsid w:val="006B38D4"/>
    <w:rsid w:val="006B4FEE"/>
    <w:rsid w:val="006B676B"/>
    <w:rsid w:val="006B728E"/>
    <w:rsid w:val="006B7ADC"/>
    <w:rsid w:val="006B7FBE"/>
    <w:rsid w:val="006C1673"/>
    <w:rsid w:val="006C65ED"/>
    <w:rsid w:val="006D0CF4"/>
    <w:rsid w:val="006D26EC"/>
    <w:rsid w:val="006D35CA"/>
    <w:rsid w:val="006D5DE4"/>
    <w:rsid w:val="006D6006"/>
    <w:rsid w:val="006E3EBE"/>
    <w:rsid w:val="006E7F16"/>
    <w:rsid w:val="006F178E"/>
    <w:rsid w:val="006F1AB7"/>
    <w:rsid w:val="006F2AE5"/>
    <w:rsid w:val="006F3D64"/>
    <w:rsid w:val="006F405C"/>
    <w:rsid w:val="006F4EC7"/>
    <w:rsid w:val="006F6D0A"/>
    <w:rsid w:val="007005BC"/>
    <w:rsid w:val="007013E9"/>
    <w:rsid w:val="0070192E"/>
    <w:rsid w:val="007020DC"/>
    <w:rsid w:val="00703709"/>
    <w:rsid w:val="00703F67"/>
    <w:rsid w:val="00704419"/>
    <w:rsid w:val="00705CE9"/>
    <w:rsid w:val="0070773D"/>
    <w:rsid w:val="007102A3"/>
    <w:rsid w:val="00710D53"/>
    <w:rsid w:val="007125BE"/>
    <w:rsid w:val="007137E6"/>
    <w:rsid w:val="0071482A"/>
    <w:rsid w:val="00717E99"/>
    <w:rsid w:val="007227C4"/>
    <w:rsid w:val="00722E00"/>
    <w:rsid w:val="00730713"/>
    <w:rsid w:val="0073172B"/>
    <w:rsid w:val="00731EF8"/>
    <w:rsid w:val="00734D2D"/>
    <w:rsid w:val="007355DF"/>
    <w:rsid w:val="00735ACE"/>
    <w:rsid w:val="007360FA"/>
    <w:rsid w:val="00736221"/>
    <w:rsid w:val="0074021D"/>
    <w:rsid w:val="00743419"/>
    <w:rsid w:val="00744ED9"/>
    <w:rsid w:val="00746275"/>
    <w:rsid w:val="007465A9"/>
    <w:rsid w:val="00747235"/>
    <w:rsid w:val="00747CDD"/>
    <w:rsid w:val="0075332B"/>
    <w:rsid w:val="00754962"/>
    <w:rsid w:val="00754A88"/>
    <w:rsid w:val="007561FC"/>
    <w:rsid w:val="00760122"/>
    <w:rsid w:val="00761F1F"/>
    <w:rsid w:val="007621CC"/>
    <w:rsid w:val="007626AB"/>
    <w:rsid w:val="00763FCF"/>
    <w:rsid w:val="007656C9"/>
    <w:rsid w:val="00770688"/>
    <w:rsid w:val="007707CD"/>
    <w:rsid w:val="00770EFD"/>
    <w:rsid w:val="0077118E"/>
    <w:rsid w:val="00772330"/>
    <w:rsid w:val="00772788"/>
    <w:rsid w:val="00774704"/>
    <w:rsid w:val="00774C54"/>
    <w:rsid w:val="00775B1E"/>
    <w:rsid w:val="00782C7D"/>
    <w:rsid w:val="00784C9A"/>
    <w:rsid w:val="00790782"/>
    <w:rsid w:val="0079091D"/>
    <w:rsid w:val="007927F0"/>
    <w:rsid w:val="00792DD9"/>
    <w:rsid w:val="007932B5"/>
    <w:rsid w:val="00796DEA"/>
    <w:rsid w:val="007974A5"/>
    <w:rsid w:val="00797A23"/>
    <w:rsid w:val="007A027D"/>
    <w:rsid w:val="007A1660"/>
    <w:rsid w:val="007A1BA4"/>
    <w:rsid w:val="007A1E77"/>
    <w:rsid w:val="007A246C"/>
    <w:rsid w:val="007A4358"/>
    <w:rsid w:val="007A6113"/>
    <w:rsid w:val="007A659F"/>
    <w:rsid w:val="007A72CB"/>
    <w:rsid w:val="007A763D"/>
    <w:rsid w:val="007B1F71"/>
    <w:rsid w:val="007B2B53"/>
    <w:rsid w:val="007B3A3D"/>
    <w:rsid w:val="007B3BBE"/>
    <w:rsid w:val="007B5D62"/>
    <w:rsid w:val="007B6E5E"/>
    <w:rsid w:val="007C0553"/>
    <w:rsid w:val="007C4CC2"/>
    <w:rsid w:val="007C5855"/>
    <w:rsid w:val="007C702E"/>
    <w:rsid w:val="007D1458"/>
    <w:rsid w:val="007D484C"/>
    <w:rsid w:val="007D4C59"/>
    <w:rsid w:val="007D4C62"/>
    <w:rsid w:val="007D63F9"/>
    <w:rsid w:val="007D672D"/>
    <w:rsid w:val="007E3126"/>
    <w:rsid w:val="007E3995"/>
    <w:rsid w:val="007E5599"/>
    <w:rsid w:val="007E77E5"/>
    <w:rsid w:val="007E79DE"/>
    <w:rsid w:val="007F0163"/>
    <w:rsid w:val="007F2814"/>
    <w:rsid w:val="007F30E5"/>
    <w:rsid w:val="007F4CE7"/>
    <w:rsid w:val="007F4E52"/>
    <w:rsid w:val="007F784D"/>
    <w:rsid w:val="0080263F"/>
    <w:rsid w:val="00807257"/>
    <w:rsid w:val="00807A9B"/>
    <w:rsid w:val="00810F1B"/>
    <w:rsid w:val="00812D2A"/>
    <w:rsid w:val="00814169"/>
    <w:rsid w:val="00814AA6"/>
    <w:rsid w:val="00815388"/>
    <w:rsid w:val="0082310D"/>
    <w:rsid w:val="00823FF6"/>
    <w:rsid w:val="0082410C"/>
    <w:rsid w:val="008253CE"/>
    <w:rsid w:val="00826A2A"/>
    <w:rsid w:val="0082728D"/>
    <w:rsid w:val="00831658"/>
    <w:rsid w:val="00833D8F"/>
    <w:rsid w:val="00834B2C"/>
    <w:rsid w:val="008455F2"/>
    <w:rsid w:val="00847AEB"/>
    <w:rsid w:val="00847C3A"/>
    <w:rsid w:val="00851147"/>
    <w:rsid w:val="008519A8"/>
    <w:rsid w:val="00852351"/>
    <w:rsid w:val="00853325"/>
    <w:rsid w:val="00856824"/>
    <w:rsid w:val="00857CA5"/>
    <w:rsid w:val="0086080D"/>
    <w:rsid w:val="008617AE"/>
    <w:rsid w:val="008621A0"/>
    <w:rsid w:val="0086220F"/>
    <w:rsid w:val="00862B30"/>
    <w:rsid w:val="00863AA4"/>
    <w:rsid w:val="00866BA9"/>
    <w:rsid w:val="008701B2"/>
    <w:rsid w:val="008730A4"/>
    <w:rsid w:val="00874C57"/>
    <w:rsid w:val="00877626"/>
    <w:rsid w:val="0088078F"/>
    <w:rsid w:val="0088389B"/>
    <w:rsid w:val="00886FC6"/>
    <w:rsid w:val="00887133"/>
    <w:rsid w:val="008916F1"/>
    <w:rsid w:val="00891C11"/>
    <w:rsid w:val="00894140"/>
    <w:rsid w:val="00894AEC"/>
    <w:rsid w:val="008956E4"/>
    <w:rsid w:val="00896695"/>
    <w:rsid w:val="008A0086"/>
    <w:rsid w:val="008A00CA"/>
    <w:rsid w:val="008A09C5"/>
    <w:rsid w:val="008A400E"/>
    <w:rsid w:val="008A415E"/>
    <w:rsid w:val="008A41E6"/>
    <w:rsid w:val="008B1826"/>
    <w:rsid w:val="008B1C7D"/>
    <w:rsid w:val="008B3872"/>
    <w:rsid w:val="008C7975"/>
    <w:rsid w:val="008D0404"/>
    <w:rsid w:val="008D040A"/>
    <w:rsid w:val="008D0807"/>
    <w:rsid w:val="008D3AA2"/>
    <w:rsid w:val="008E11A4"/>
    <w:rsid w:val="008E4E88"/>
    <w:rsid w:val="008E508B"/>
    <w:rsid w:val="008E51B6"/>
    <w:rsid w:val="008E6492"/>
    <w:rsid w:val="008E6AA3"/>
    <w:rsid w:val="008F2053"/>
    <w:rsid w:val="008F557D"/>
    <w:rsid w:val="008F5DB8"/>
    <w:rsid w:val="008F5F4F"/>
    <w:rsid w:val="008F6844"/>
    <w:rsid w:val="008F7B6A"/>
    <w:rsid w:val="008F7EB2"/>
    <w:rsid w:val="00900EB7"/>
    <w:rsid w:val="00902D42"/>
    <w:rsid w:val="009032C1"/>
    <w:rsid w:val="0090484D"/>
    <w:rsid w:val="009049E6"/>
    <w:rsid w:val="0090534E"/>
    <w:rsid w:val="009065BC"/>
    <w:rsid w:val="00907FBF"/>
    <w:rsid w:val="00911361"/>
    <w:rsid w:val="00912835"/>
    <w:rsid w:val="00912D8D"/>
    <w:rsid w:val="00913457"/>
    <w:rsid w:val="00914C13"/>
    <w:rsid w:val="009161C8"/>
    <w:rsid w:val="0091624E"/>
    <w:rsid w:val="00920E05"/>
    <w:rsid w:val="00922481"/>
    <w:rsid w:val="0092352B"/>
    <w:rsid w:val="00930893"/>
    <w:rsid w:val="009315B9"/>
    <w:rsid w:val="009316E6"/>
    <w:rsid w:val="009337D6"/>
    <w:rsid w:val="00933C78"/>
    <w:rsid w:val="00935271"/>
    <w:rsid w:val="00935FFE"/>
    <w:rsid w:val="0093763C"/>
    <w:rsid w:val="0093767A"/>
    <w:rsid w:val="00940D6C"/>
    <w:rsid w:val="00943574"/>
    <w:rsid w:val="00943848"/>
    <w:rsid w:val="00945825"/>
    <w:rsid w:val="00946EB0"/>
    <w:rsid w:val="00951DD3"/>
    <w:rsid w:val="00953522"/>
    <w:rsid w:val="009539C8"/>
    <w:rsid w:val="009540C9"/>
    <w:rsid w:val="00954BA8"/>
    <w:rsid w:val="00967329"/>
    <w:rsid w:val="00970A80"/>
    <w:rsid w:val="009736F1"/>
    <w:rsid w:val="0097370E"/>
    <w:rsid w:val="00975897"/>
    <w:rsid w:val="00975C3C"/>
    <w:rsid w:val="00977445"/>
    <w:rsid w:val="009917C2"/>
    <w:rsid w:val="00991E62"/>
    <w:rsid w:val="00992BFD"/>
    <w:rsid w:val="00995BFB"/>
    <w:rsid w:val="00996128"/>
    <w:rsid w:val="009979A6"/>
    <w:rsid w:val="009A2BAC"/>
    <w:rsid w:val="009A35C3"/>
    <w:rsid w:val="009A5D55"/>
    <w:rsid w:val="009A70D4"/>
    <w:rsid w:val="009B2671"/>
    <w:rsid w:val="009B3200"/>
    <w:rsid w:val="009B3775"/>
    <w:rsid w:val="009B49B4"/>
    <w:rsid w:val="009B51DD"/>
    <w:rsid w:val="009B7D4C"/>
    <w:rsid w:val="009C3343"/>
    <w:rsid w:val="009C4585"/>
    <w:rsid w:val="009C5F67"/>
    <w:rsid w:val="009C70FA"/>
    <w:rsid w:val="009D01CA"/>
    <w:rsid w:val="009D0B90"/>
    <w:rsid w:val="009D7FEB"/>
    <w:rsid w:val="009E0C57"/>
    <w:rsid w:val="009E1AC2"/>
    <w:rsid w:val="009E238E"/>
    <w:rsid w:val="009E3143"/>
    <w:rsid w:val="009E3210"/>
    <w:rsid w:val="009E366D"/>
    <w:rsid w:val="009E4D94"/>
    <w:rsid w:val="009F1FDA"/>
    <w:rsid w:val="009F4750"/>
    <w:rsid w:val="009F5BA4"/>
    <w:rsid w:val="009F6EB9"/>
    <w:rsid w:val="00A00E6B"/>
    <w:rsid w:val="00A041C5"/>
    <w:rsid w:val="00A0530A"/>
    <w:rsid w:val="00A10CE9"/>
    <w:rsid w:val="00A123E3"/>
    <w:rsid w:val="00A128CC"/>
    <w:rsid w:val="00A139AD"/>
    <w:rsid w:val="00A13D90"/>
    <w:rsid w:val="00A15405"/>
    <w:rsid w:val="00A154AC"/>
    <w:rsid w:val="00A2197D"/>
    <w:rsid w:val="00A22B80"/>
    <w:rsid w:val="00A237EF"/>
    <w:rsid w:val="00A23C7E"/>
    <w:rsid w:val="00A2603D"/>
    <w:rsid w:val="00A30C3B"/>
    <w:rsid w:val="00A3118B"/>
    <w:rsid w:val="00A313C4"/>
    <w:rsid w:val="00A329E4"/>
    <w:rsid w:val="00A33F9C"/>
    <w:rsid w:val="00A365B0"/>
    <w:rsid w:val="00A3697F"/>
    <w:rsid w:val="00A41F6D"/>
    <w:rsid w:val="00A42E61"/>
    <w:rsid w:val="00A4361F"/>
    <w:rsid w:val="00A47CE1"/>
    <w:rsid w:val="00A501A1"/>
    <w:rsid w:val="00A508D5"/>
    <w:rsid w:val="00A52B6B"/>
    <w:rsid w:val="00A52D44"/>
    <w:rsid w:val="00A53343"/>
    <w:rsid w:val="00A5364E"/>
    <w:rsid w:val="00A5575B"/>
    <w:rsid w:val="00A60312"/>
    <w:rsid w:val="00A62008"/>
    <w:rsid w:val="00A7084C"/>
    <w:rsid w:val="00A70FE9"/>
    <w:rsid w:val="00A71F68"/>
    <w:rsid w:val="00A77337"/>
    <w:rsid w:val="00A81907"/>
    <w:rsid w:val="00A8392B"/>
    <w:rsid w:val="00A839D3"/>
    <w:rsid w:val="00A84148"/>
    <w:rsid w:val="00A8438B"/>
    <w:rsid w:val="00A84B5F"/>
    <w:rsid w:val="00A862B3"/>
    <w:rsid w:val="00A86F23"/>
    <w:rsid w:val="00A87147"/>
    <w:rsid w:val="00A951A5"/>
    <w:rsid w:val="00A96CAB"/>
    <w:rsid w:val="00A96D5B"/>
    <w:rsid w:val="00A97F57"/>
    <w:rsid w:val="00AA0E6D"/>
    <w:rsid w:val="00AA26D5"/>
    <w:rsid w:val="00AA3164"/>
    <w:rsid w:val="00AA7DF1"/>
    <w:rsid w:val="00AB02C1"/>
    <w:rsid w:val="00AB23E0"/>
    <w:rsid w:val="00AB38CB"/>
    <w:rsid w:val="00AB3C51"/>
    <w:rsid w:val="00AB616A"/>
    <w:rsid w:val="00AB758E"/>
    <w:rsid w:val="00AB7E16"/>
    <w:rsid w:val="00AC042F"/>
    <w:rsid w:val="00AC0DE3"/>
    <w:rsid w:val="00AC179C"/>
    <w:rsid w:val="00AC3FEF"/>
    <w:rsid w:val="00AC4B85"/>
    <w:rsid w:val="00AC6795"/>
    <w:rsid w:val="00AD23A5"/>
    <w:rsid w:val="00AD2686"/>
    <w:rsid w:val="00AD287F"/>
    <w:rsid w:val="00AD403F"/>
    <w:rsid w:val="00AD7747"/>
    <w:rsid w:val="00AE1311"/>
    <w:rsid w:val="00AE17BA"/>
    <w:rsid w:val="00AE1A3C"/>
    <w:rsid w:val="00AE3A48"/>
    <w:rsid w:val="00AE4D61"/>
    <w:rsid w:val="00AE4DEB"/>
    <w:rsid w:val="00AE5787"/>
    <w:rsid w:val="00AF0244"/>
    <w:rsid w:val="00AF027C"/>
    <w:rsid w:val="00AF1EC3"/>
    <w:rsid w:val="00AF2277"/>
    <w:rsid w:val="00AF723F"/>
    <w:rsid w:val="00AF764A"/>
    <w:rsid w:val="00B01856"/>
    <w:rsid w:val="00B021BD"/>
    <w:rsid w:val="00B1118F"/>
    <w:rsid w:val="00B11437"/>
    <w:rsid w:val="00B14220"/>
    <w:rsid w:val="00B15302"/>
    <w:rsid w:val="00B15A73"/>
    <w:rsid w:val="00B22BA5"/>
    <w:rsid w:val="00B24D4C"/>
    <w:rsid w:val="00B2627D"/>
    <w:rsid w:val="00B2644F"/>
    <w:rsid w:val="00B4002F"/>
    <w:rsid w:val="00B41B8F"/>
    <w:rsid w:val="00B42924"/>
    <w:rsid w:val="00B43CEC"/>
    <w:rsid w:val="00B4649B"/>
    <w:rsid w:val="00B4782F"/>
    <w:rsid w:val="00B50E6F"/>
    <w:rsid w:val="00B511F2"/>
    <w:rsid w:val="00B51303"/>
    <w:rsid w:val="00B51E79"/>
    <w:rsid w:val="00B53194"/>
    <w:rsid w:val="00B54503"/>
    <w:rsid w:val="00B54A7F"/>
    <w:rsid w:val="00B620F6"/>
    <w:rsid w:val="00B63016"/>
    <w:rsid w:val="00B63DF2"/>
    <w:rsid w:val="00B641F5"/>
    <w:rsid w:val="00B657F4"/>
    <w:rsid w:val="00B713A4"/>
    <w:rsid w:val="00B74440"/>
    <w:rsid w:val="00B75588"/>
    <w:rsid w:val="00B75F13"/>
    <w:rsid w:val="00B809EA"/>
    <w:rsid w:val="00B81A4E"/>
    <w:rsid w:val="00B82301"/>
    <w:rsid w:val="00B827BD"/>
    <w:rsid w:val="00B84F5D"/>
    <w:rsid w:val="00B93DDE"/>
    <w:rsid w:val="00B97012"/>
    <w:rsid w:val="00BA0BFB"/>
    <w:rsid w:val="00BA68AA"/>
    <w:rsid w:val="00BA717D"/>
    <w:rsid w:val="00BB08C9"/>
    <w:rsid w:val="00BB22A6"/>
    <w:rsid w:val="00BB5F37"/>
    <w:rsid w:val="00BB628B"/>
    <w:rsid w:val="00BB794B"/>
    <w:rsid w:val="00BC0B39"/>
    <w:rsid w:val="00BC255A"/>
    <w:rsid w:val="00BC2EFC"/>
    <w:rsid w:val="00BC3355"/>
    <w:rsid w:val="00BC52E0"/>
    <w:rsid w:val="00BC73ED"/>
    <w:rsid w:val="00BD0F3C"/>
    <w:rsid w:val="00BD1416"/>
    <w:rsid w:val="00BD17DC"/>
    <w:rsid w:val="00BD1EB5"/>
    <w:rsid w:val="00BD26D6"/>
    <w:rsid w:val="00BD40A0"/>
    <w:rsid w:val="00BD6078"/>
    <w:rsid w:val="00BD78E8"/>
    <w:rsid w:val="00BE0F0B"/>
    <w:rsid w:val="00BE276A"/>
    <w:rsid w:val="00BE325B"/>
    <w:rsid w:val="00BE3609"/>
    <w:rsid w:val="00BE6AD5"/>
    <w:rsid w:val="00BE6B0E"/>
    <w:rsid w:val="00BF3F8E"/>
    <w:rsid w:val="00BF43ED"/>
    <w:rsid w:val="00BF49CE"/>
    <w:rsid w:val="00BF6307"/>
    <w:rsid w:val="00C02CDD"/>
    <w:rsid w:val="00C04215"/>
    <w:rsid w:val="00C053DF"/>
    <w:rsid w:val="00C055C1"/>
    <w:rsid w:val="00C1266D"/>
    <w:rsid w:val="00C13521"/>
    <w:rsid w:val="00C14E40"/>
    <w:rsid w:val="00C16FB2"/>
    <w:rsid w:val="00C177D1"/>
    <w:rsid w:val="00C21DC5"/>
    <w:rsid w:val="00C23415"/>
    <w:rsid w:val="00C243DC"/>
    <w:rsid w:val="00C25A26"/>
    <w:rsid w:val="00C27DB5"/>
    <w:rsid w:val="00C36210"/>
    <w:rsid w:val="00C36544"/>
    <w:rsid w:val="00C41718"/>
    <w:rsid w:val="00C42B44"/>
    <w:rsid w:val="00C4451E"/>
    <w:rsid w:val="00C4741A"/>
    <w:rsid w:val="00C519A1"/>
    <w:rsid w:val="00C52BDC"/>
    <w:rsid w:val="00C5427B"/>
    <w:rsid w:val="00C542EC"/>
    <w:rsid w:val="00C60BAA"/>
    <w:rsid w:val="00C60C44"/>
    <w:rsid w:val="00C61CAB"/>
    <w:rsid w:val="00C62EAB"/>
    <w:rsid w:val="00C6314D"/>
    <w:rsid w:val="00C65074"/>
    <w:rsid w:val="00C709B0"/>
    <w:rsid w:val="00C716BC"/>
    <w:rsid w:val="00C71C48"/>
    <w:rsid w:val="00C737E2"/>
    <w:rsid w:val="00C74AA3"/>
    <w:rsid w:val="00C7560B"/>
    <w:rsid w:val="00C816C2"/>
    <w:rsid w:val="00C871E6"/>
    <w:rsid w:val="00C878B5"/>
    <w:rsid w:val="00C87FBA"/>
    <w:rsid w:val="00C905CD"/>
    <w:rsid w:val="00C936F8"/>
    <w:rsid w:val="00C96B20"/>
    <w:rsid w:val="00CA09B8"/>
    <w:rsid w:val="00CA0FBD"/>
    <w:rsid w:val="00CA1CD1"/>
    <w:rsid w:val="00CA4C9C"/>
    <w:rsid w:val="00CA627F"/>
    <w:rsid w:val="00CA7D71"/>
    <w:rsid w:val="00CB0A65"/>
    <w:rsid w:val="00CB5582"/>
    <w:rsid w:val="00CB6D67"/>
    <w:rsid w:val="00CB6E4C"/>
    <w:rsid w:val="00CC06AF"/>
    <w:rsid w:val="00CC0F38"/>
    <w:rsid w:val="00CC1F17"/>
    <w:rsid w:val="00CC3913"/>
    <w:rsid w:val="00CD0F85"/>
    <w:rsid w:val="00CD3C46"/>
    <w:rsid w:val="00CD3D01"/>
    <w:rsid w:val="00CD440D"/>
    <w:rsid w:val="00CD446D"/>
    <w:rsid w:val="00CD46FE"/>
    <w:rsid w:val="00CD5532"/>
    <w:rsid w:val="00CD6A04"/>
    <w:rsid w:val="00CD6E7B"/>
    <w:rsid w:val="00CE2062"/>
    <w:rsid w:val="00CE33B2"/>
    <w:rsid w:val="00CE5055"/>
    <w:rsid w:val="00CE51D8"/>
    <w:rsid w:val="00CE781C"/>
    <w:rsid w:val="00CF038F"/>
    <w:rsid w:val="00CF293B"/>
    <w:rsid w:val="00CF464C"/>
    <w:rsid w:val="00CF4AFD"/>
    <w:rsid w:val="00CF4B33"/>
    <w:rsid w:val="00D01054"/>
    <w:rsid w:val="00D0135A"/>
    <w:rsid w:val="00D03E02"/>
    <w:rsid w:val="00D047E9"/>
    <w:rsid w:val="00D054A8"/>
    <w:rsid w:val="00D05BA0"/>
    <w:rsid w:val="00D10E87"/>
    <w:rsid w:val="00D11008"/>
    <w:rsid w:val="00D14AF8"/>
    <w:rsid w:val="00D156BD"/>
    <w:rsid w:val="00D22E93"/>
    <w:rsid w:val="00D235E8"/>
    <w:rsid w:val="00D247E6"/>
    <w:rsid w:val="00D252C4"/>
    <w:rsid w:val="00D2638C"/>
    <w:rsid w:val="00D268C6"/>
    <w:rsid w:val="00D26D1B"/>
    <w:rsid w:val="00D26DCC"/>
    <w:rsid w:val="00D305AD"/>
    <w:rsid w:val="00D30F5C"/>
    <w:rsid w:val="00D3148D"/>
    <w:rsid w:val="00D32740"/>
    <w:rsid w:val="00D327B2"/>
    <w:rsid w:val="00D346D1"/>
    <w:rsid w:val="00D43FF9"/>
    <w:rsid w:val="00D44C65"/>
    <w:rsid w:val="00D46687"/>
    <w:rsid w:val="00D46ABD"/>
    <w:rsid w:val="00D51F7A"/>
    <w:rsid w:val="00D52A52"/>
    <w:rsid w:val="00D52E89"/>
    <w:rsid w:val="00D54752"/>
    <w:rsid w:val="00D557B5"/>
    <w:rsid w:val="00D6178D"/>
    <w:rsid w:val="00D63055"/>
    <w:rsid w:val="00D633DA"/>
    <w:rsid w:val="00D6463E"/>
    <w:rsid w:val="00D64B59"/>
    <w:rsid w:val="00D7199A"/>
    <w:rsid w:val="00D730E2"/>
    <w:rsid w:val="00D74A1C"/>
    <w:rsid w:val="00D74E8E"/>
    <w:rsid w:val="00D75AA5"/>
    <w:rsid w:val="00D823F9"/>
    <w:rsid w:val="00D82BDB"/>
    <w:rsid w:val="00D84B08"/>
    <w:rsid w:val="00D912B8"/>
    <w:rsid w:val="00DA1179"/>
    <w:rsid w:val="00DA1746"/>
    <w:rsid w:val="00DA4D7B"/>
    <w:rsid w:val="00DA576D"/>
    <w:rsid w:val="00DA5EAC"/>
    <w:rsid w:val="00DB47D3"/>
    <w:rsid w:val="00DB5FFF"/>
    <w:rsid w:val="00DB715C"/>
    <w:rsid w:val="00DB7B56"/>
    <w:rsid w:val="00DC0047"/>
    <w:rsid w:val="00DC3492"/>
    <w:rsid w:val="00DC3C46"/>
    <w:rsid w:val="00DC3D9D"/>
    <w:rsid w:val="00DC5365"/>
    <w:rsid w:val="00DC5479"/>
    <w:rsid w:val="00DC67DF"/>
    <w:rsid w:val="00DC6A0E"/>
    <w:rsid w:val="00DD34FA"/>
    <w:rsid w:val="00DD3940"/>
    <w:rsid w:val="00DD4A12"/>
    <w:rsid w:val="00DD656F"/>
    <w:rsid w:val="00DD76B4"/>
    <w:rsid w:val="00DE1C24"/>
    <w:rsid w:val="00DE2ED6"/>
    <w:rsid w:val="00DE381C"/>
    <w:rsid w:val="00DE5FDC"/>
    <w:rsid w:val="00DE708B"/>
    <w:rsid w:val="00DF037B"/>
    <w:rsid w:val="00DF167B"/>
    <w:rsid w:val="00DF18BD"/>
    <w:rsid w:val="00DF1A17"/>
    <w:rsid w:val="00DF5C88"/>
    <w:rsid w:val="00DF650B"/>
    <w:rsid w:val="00E04585"/>
    <w:rsid w:val="00E0660D"/>
    <w:rsid w:val="00E12E88"/>
    <w:rsid w:val="00E14B89"/>
    <w:rsid w:val="00E14CDA"/>
    <w:rsid w:val="00E166EB"/>
    <w:rsid w:val="00E16D19"/>
    <w:rsid w:val="00E21B5F"/>
    <w:rsid w:val="00E22317"/>
    <w:rsid w:val="00E26D88"/>
    <w:rsid w:val="00E31A2C"/>
    <w:rsid w:val="00E31DEE"/>
    <w:rsid w:val="00E34302"/>
    <w:rsid w:val="00E378A0"/>
    <w:rsid w:val="00E40FA4"/>
    <w:rsid w:val="00E4128F"/>
    <w:rsid w:val="00E41521"/>
    <w:rsid w:val="00E41693"/>
    <w:rsid w:val="00E41878"/>
    <w:rsid w:val="00E43AA4"/>
    <w:rsid w:val="00E43B58"/>
    <w:rsid w:val="00E44227"/>
    <w:rsid w:val="00E44B86"/>
    <w:rsid w:val="00E44C1F"/>
    <w:rsid w:val="00E46900"/>
    <w:rsid w:val="00E6046F"/>
    <w:rsid w:val="00E60721"/>
    <w:rsid w:val="00E61408"/>
    <w:rsid w:val="00E6246F"/>
    <w:rsid w:val="00E6344B"/>
    <w:rsid w:val="00E6376C"/>
    <w:rsid w:val="00E66071"/>
    <w:rsid w:val="00E66D61"/>
    <w:rsid w:val="00E67043"/>
    <w:rsid w:val="00E71520"/>
    <w:rsid w:val="00E716ED"/>
    <w:rsid w:val="00E72B75"/>
    <w:rsid w:val="00E7362E"/>
    <w:rsid w:val="00E762DD"/>
    <w:rsid w:val="00E83D54"/>
    <w:rsid w:val="00E86C6E"/>
    <w:rsid w:val="00E92987"/>
    <w:rsid w:val="00E934D3"/>
    <w:rsid w:val="00E934FD"/>
    <w:rsid w:val="00E93715"/>
    <w:rsid w:val="00E939B2"/>
    <w:rsid w:val="00E942BD"/>
    <w:rsid w:val="00EA0970"/>
    <w:rsid w:val="00EA13ED"/>
    <w:rsid w:val="00EA23E4"/>
    <w:rsid w:val="00EA364C"/>
    <w:rsid w:val="00EA40D9"/>
    <w:rsid w:val="00EA5C57"/>
    <w:rsid w:val="00EA7555"/>
    <w:rsid w:val="00EB0F22"/>
    <w:rsid w:val="00EB26E4"/>
    <w:rsid w:val="00EB3CE5"/>
    <w:rsid w:val="00EB4608"/>
    <w:rsid w:val="00EB6D64"/>
    <w:rsid w:val="00EC4463"/>
    <w:rsid w:val="00EC472C"/>
    <w:rsid w:val="00EC47E0"/>
    <w:rsid w:val="00EC6859"/>
    <w:rsid w:val="00EC78AC"/>
    <w:rsid w:val="00ED22A4"/>
    <w:rsid w:val="00ED235B"/>
    <w:rsid w:val="00ED2923"/>
    <w:rsid w:val="00ED316C"/>
    <w:rsid w:val="00ED3634"/>
    <w:rsid w:val="00ED5383"/>
    <w:rsid w:val="00ED53C7"/>
    <w:rsid w:val="00ED5CF8"/>
    <w:rsid w:val="00ED6416"/>
    <w:rsid w:val="00ED7461"/>
    <w:rsid w:val="00EE0471"/>
    <w:rsid w:val="00EE2342"/>
    <w:rsid w:val="00EE528F"/>
    <w:rsid w:val="00EE590B"/>
    <w:rsid w:val="00EE67B7"/>
    <w:rsid w:val="00EE7E57"/>
    <w:rsid w:val="00EE7FBC"/>
    <w:rsid w:val="00EF0898"/>
    <w:rsid w:val="00EF1901"/>
    <w:rsid w:val="00EF2736"/>
    <w:rsid w:val="00EF4841"/>
    <w:rsid w:val="00EF5902"/>
    <w:rsid w:val="00F03D61"/>
    <w:rsid w:val="00F072FB"/>
    <w:rsid w:val="00F11703"/>
    <w:rsid w:val="00F11D10"/>
    <w:rsid w:val="00F13F69"/>
    <w:rsid w:val="00F15B5F"/>
    <w:rsid w:val="00F219D6"/>
    <w:rsid w:val="00F25B52"/>
    <w:rsid w:val="00F26131"/>
    <w:rsid w:val="00F26651"/>
    <w:rsid w:val="00F26CBD"/>
    <w:rsid w:val="00F30C2E"/>
    <w:rsid w:val="00F30E55"/>
    <w:rsid w:val="00F3192C"/>
    <w:rsid w:val="00F3341A"/>
    <w:rsid w:val="00F336C3"/>
    <w:rsid w:val="00F339AB"/>
    <w:rsid w:val="00F33C8C"/>
    <w:rsid w:val="00F41228"/>
    <w:rsid w:val="00F430F3"/>
    <w:rsid w:val="00F46271"/>
    <w:rsid w:val="00F47819"/>
    <w:rsid w:val="00F47F0A"/>
    <w:rsid w:val="00F50590"/>
    <w:rsid w:val="00F54307"/>
    <w:rsid w:val="00F54BCC"/>
    <w:rsid w:val="00F602E7"/>
    <w:rsid w:val="00F61ACD"/>
    <w:rsid w:val="00F621FC"/>
    <w:rsid w:val="00F622FD"/>
    <w:rsid w:val="00F63A4F"/>
    <w:rsid w:val="00F66AC2"/>
    <w:rsid w:val="00F70309"/>
    <w:rsid w:val="00F737AE"/>
    <w:rsid w:val="00F7536D"/>
    <w:rsid w:val="00F80426"/>
    <w:rsid w:val="00F82A1A"/>
    <w:rsid w:val="00F82BAF"/>
    <w:rsid w:val="00F84178"/>
    <w:rsid w:val="00F84EAD"/>
    <w:rsid w:val="00F8718F"/>
    <w:rsid w:val="00F877F5"/>
    <w:rsid w:val="00F90328"/>
    <w:rsid w:val="00F91594"/>
    <w:rsid w:val="00F92E92"/>
    <w:rsid w:val="00F94423"/>
    <w:rsid w:val="00F95F45"/>
    <w:rsid w:val="00FA1E38"/>
    <w:rsid w:val="00FA46BC"/>
    <w:rsid w:val="00FA49D2"/>
    <w:rsid w:val="00FA4A33"/>
    <w:rsid w:val="00FB46CB"/>
    <w:rsid w:val="00FB5BA0"/>
    <w:rsid w:val="00FC0D68"/>
    <w:rsid w:val="00FC1DCE"/>
    <w:rsid w:val="00FC3929"/>
    <w:rsid w:val="00FC535A"/>
    <w:rsid w:val="00FC5BAC"/>
    <w:rsid w:val="00FC677D"/>
    <w:rsid w:val="00FD0342"/>
    <w:rsid w:val="00FD1B56"/>
    <w:rsid w:val="00FD2947"/>
    <w:rsid w:val="00FD2AD9"/>
    <w:rsid w:val="00FD2B65"/>
    <w:rsid w:val="00FD2DC7"/>
    <w:rsid w:val="00FD47B8"/>
    <w:rsid w:val="00FD5D58"/>
    <w:rsid w:val="00FD68B9"/>
    <w:rsid w:val="00FD7BFD"/>
    <w:rsid w:val="00FF0884"/>
    <w:rsid w:val="00FF1DD8"/>
    <w:rsid w:val="00FF3749"/>
    <w:rsid w:val="00FF3C15"/>
    <w:rsid w:val="03F5AB27"/>
    <w:rsid w:val="05AFC76E"/>
    <w:rsid w:val="06C118F4"/>
    <w:rsid w:val="0A46CB70"/>
    <w:rsid w:val="0AAAF4E9"/>
    <w:rsid w:val="0AE4F31A"/>
    <w:rsid w:val="0DBAD953"/>
    <w:rsid w:val="11794799"/>
    <w:rsid w:val="11A73F36"/>
    <w:rsid w:val="1504B56D"/>
    <w:rsid w:val="158721E2"/>
    <w:rsid w:val="177C5628"/>
    <w:rsid w:val="19282B9C"/>
    <w:rsid w:val="1A0BE97C"/>
    <w:rsid w:val="1A8033FE"/>
    <w:rsid w:val="1E305B71"/>
    <w:rsid w:val="1F8F5593"/>
    <w:rsid w:val="205C0D4D"/>
    <w:rsid w:val="25FF5991"/>
    <w:rsid w:val="29CE0636"/>
    <w:rsid w:val="29DD0F83"/>
    <w:rsid w:val="29EE4A5A"/>
    <w:rsid w:val="2A321259"/>
    <w:rsid w:val="2AA99D44"/>
    <w:rsid w:val="2B1EEBB4"/>
    <w:rsid w:val="2DE13E06"/>
    <w:rsid w:val="2FD114C5"/>
    <w:rsid w:val="3258BA93"/>
    <w:rsid w:val="32BE4950"/>
    <w:rsid w:val="33F2596A"/>
    <w:rsid w:val="346FC736"/>
    <w:rsid w:val="38224ADE"/>
    <w:rsid w:val="39160DD1"/>
    <w:rsid w:val="3A587CAA"/>
    <w:rsid w:val="3D505028"/>
    <w:rsid w:val="3D96745C"/>
    <w:rsid w:val="3FA13F06"/>
    <w:rsid w:val="3FE6FF43"/>
    <w:rsid w:val="413D0F67"/>
    <w:rsid w:val="4247BCB5"/>
    <w:rsid w:val="4364FD85"/>
    <w:rsid w:val="450B82C0"/>
    <w:rsid w:val="4A3BE43F"/>
    <w:rsid w:val="4A555F4B"/>
    <w:rsid w:val="4AE3F1AD"/>
    <w:rsid w:val="4D4D4B95"/>
    <w:rsid w:val="4EF62D05"/>
    <w:rsid w:val="53EF7E38"/>
    <w:rsid w:val="5505B6D9"/>
    <w:rsid w:val="578D5CA7"/>
    <w:rsid w:val="59260785"/>
    <w:rsid w:val="6290DCDA"/>
    <w:rsid w:val="637DAE0D"/>
    <w:rsid w:val="671F503A"/>
    <w:rsid w:val="68681603"/>
    <w:rsid w:val="698DCDAB"/>
    <w:rsid w:val="6B9706C5"/>
    <w:rsid w:val="6CC56E6D"/>
    <w:rsid w:val="70098A74"/>
    <w:rsid w:val="723997EB"/>
    <w:rsid w:val="726202E1"/>
    <w:rsid w:val="751180FD"/>
    <w:rsid w:val="77357404"/>
    <w:rsid w:val="7994E828"/>
    <w:rsid w:val="79A3F175"/>
    <w:rsid w:val="79DB0C5C"/>
    <w:rsid w:val="7A6D14C6"/>
    <w:rsid w:val="7BE30FB2"/>
    <w:rsid w:val="7D51AAF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5797A8"/>
  <w15:chartTrackingRefBased/>
  <w15:docId w15:val="{A6A70F47-9EE4-4D96-BBAB-EACA95825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975"/>
    <w:pPr>
      <w:jc w:val="both"/>
    </w:pPr>
    <w:rPr>
      <w:rFonts w:ascii="Arial" w:hAnsi="Arial" w:cs="Arial"/>
    </w:rPr>
  </w:style>
  <w:style w:type="paragraph" w:styleId="Heading1">
    <w:name w:val="heading 1"/>
    <w:basedOn w:val="Firstheading"/>
    <w:next w:val="Normal"/>
    <w:link w:val="Heading1Char"/>
    <w:uiPriority w:val="9"/>
    <w:qFormat/>
    <w:rsid w:val="00BD1EB5"/>
    <w:pPr>
      <w:outlineLvl w:val="0"/>
    </w:pPr>
    <w:rPr>
      <w:rFonts w:asciiTheme="minorHAnsi" w:hAnsiTheme="minorHAnsi" w:cstheme="minorHAnsi"/>
    </w:rPr>
  </w:style>
  <w:style w:type="paragraph" w:styleId="Heading2">
    <w:name w:val="heading 2"/>
    <w:basedOn w:val="secondheading"/>
    <w:next w:val="Normal"/>
    <w:link w:val="Heading2Char"/>
    <w:uiPriority w:val="9"/>
    <w:unhideWhenUsed/>
    <w:qFormat/>
    <w:rsid w:val="00BD1EB5"/>
    <w:pPr>
      <w:outlineLvl w:val="1"/>
    </w:pPr>
    <w:rPr>
      <w:rFonts w:asciiTheme="minorHAnsi" w:hAnsiTheme="minorHAnsi" w:cstheme="minorHAnsi"/>
    </w:rPr>
  </w:style>
  <w:style w:type="paragraph" w:styleId="Heading3">
    <w:name w:val="heading 3"/>
    <w:basedOn w:val="ListParagraph"/>
    <w:next w:val="Normal"/>
    <w:link w:val="Heading3Char"/>
    <w:uiPriority w:val="9"/>
    <w:unhideWhenUsed/>
    <w:qFormat/>
    <w:rsid w:val="00262D4D"/>
    <w:pPr>
      <w:ind w:hanging="720"/>
      <w:outlineLvl w:val="2"/>
    </w:pPr>
    <w:rPr>
      <w:rFonts w:asciiTheme="minorHAnsi" w:hAnsiTheme="minorHAnsi" w:cstheme="minorHAnsi"/>
      <w:b/>
      <w:bCs/>
      <w:sz w:val="28"/>
      <w:szCs w:val="28"/>
    </w:rPr>
  </w:style>
  <w:style w:type="paragraph" w:styleId="Heading4">
    <w:name w:val="heading 4"/>
    <w:basedOn w:val="Normal"/>
    <w:next w:val="Normal"/>
    <w:link w:val="Heading4Char"/>
    <w:uiPriority w:val="9"/>
    <w:unhideWhenUsed/>
    <w:qFormat/>
    <w:rsid w:val="000E65E0"/>
    <w:pPr>
      <w:outlineLvl w:val="3"/>
    </w:pPr>
    <w:rPr>
      <w:rFonts w:asciiTheme="minorHAnsi" w:eastAsiaTheme="minorEastAsia" w:hAnsiTheme="minorHAnsi" w:cstheme="minorHAns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entry-title">
    <w:name w:val="list-entry-title"/>
    <w:basedOn w:val="DefaultParagraphFont"/>
    <w:rsid w:val="00692F57"/>
  </w:style>
  <w:style w:type="paragraph" w:styleId="ListParagraph">
    <w:name w:val="List Paragraph"/>
    <w:basedOn w:val="Normal"/>
    <w:link w:val="ListParagraphChar"/>
    <w:uiPriority w:val="34"/>
    <w:qFormat/>
    <w:rsid w:val="00137203"/>
    <w:pPr>
      <w:ind w:left="720"/>
      <w:contextualSpacing/>
    </w:pPr>
  </w:style>
  <w:style w:type="paragraph" w:styleId="Header">
    <w:name w:val="header"/>
    <w:basedOn w:val="Normal"/>
    <w:link w:val="HeaderChar"/>
    <w:uiPriority w:val="99"/>
    <w:unhideWhenUsed/>
    <w:rsid w:val="001A60C3"/>
    <w:pPr>
      <w:tabs>
        <w:tab w:val="center" w:pos="4536"/>
        <w:tab w:val="right" w:pos="9072"/>
      </w:tabs>
      <w:spacing w:after="0" w:line="240" w:lineRule="auto"/>
    </w:pPr>
  </w:style>
  <w:style w:type="character" w:customStyle="1" w:styleId="HeaderChar">
    <w:name w:val="Header Char"/>
    <w:basedOn w:val="DefaultParagraphFont"/>
    <w:link w:val="Header"/>
    <w:uiPriority w:val="99"/>
    <w:rsid w:val="001A60C3"/>
  </w:style>
  <w:style w:type="paragraph" w:styleId="Footer">
    <w:name w:val="footer"/>
    <w:basedOn w:val="Normal"/>
    <w:link w:val="FooterChar"/>
    <w:uiPriority w:val="99"/>
    <w:unhideWhenUsed/>
    <w:rsid w:val="001A60C3"/>
    <w:pPr>
      <w:tabs>
        <w:tab w:val="center" w:pos="4536"/>
        <w:tab w:val="right" w:pos="9072"/>
      </w:tabs>
      <w:spacing w:after="0" w:line="240" w:lineRule="auto"/>
    </w:pPr>
  </w:style>
  <w:style w:type="character" w:customStyle="1" w:styleId="FooterChar">
    <w:name w:val="Footer Char"/>
    <w:basedOn w:val="DefaultParagraphFont"/>
    <w:link w:val="Footer"/>
    <w:uiPriority w:val="99"/>
    <w:rsid w:val="001A60C3"/>
  </w:style>
  <w:style w:type="character" w:customStyle="1" w:styleId="topic-highlight">
    <w:name w:val="topic-highlight"/>
    <w:basedOn w:val="DefaultParagraphFont"/>
    <w:rsid w:val="00C87FBA"/>
  </w:style>
  <w:style w:type="paragraph" w:styleId="EndnoteText">
    <w:name w:val="endnote text"/>
    <w:basedOn w:val="Normal"/>
    <w:link w:val="EndnoteTextChar"/>
    <w:uiPriority w:val="99"/>
    <w:semiHidden/>
    <w:unhideWhenUsed/>
    <w:rsid w:val="002A580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A5809"/>
    <w:rPr>
      <w:sz w:val="20"/>
      <w:szCs w:val="20"/>
    </w:rPr>
  </w:style>
  <w:style w:type="character" w:styleId="EndnoteReference">
    <w:name w:val="endnote reference"/>
    <w:basedOn w:val="DefaultParagraphFont"/>
    <w:uiPriority w:val="99"/>
    <w:semiHidden/>
    <w:unhideWhenUsed/>
    <w:rsid w:val="002A5809"/>
    <w:rPr>
      <w:vertAlign w:val="superscript"/>
    </w:rPr>
  </w:style>
  <w:style w:type="character" w:customStyle="1" w:styleId="Heading1Char">
    <w:name w:val="Heading 1 Char"/>
    <w:basedOn w:val="DefaultParagraphFont"/>
    <w:link w:val="Heading1"/>
    <w:uiPriority w:val="9"/>
    <w:rsid w:val="00BD1EB5"/>
    <w:rPr>
      <w:rFonts w:cstheme="minorHAnsi"/>
      <w:b/>
      <w:bCs/>
      <w:sz w:val="40"/>
      <w:szCs w:val="40"/>
    </w:rPr>
  </w:style>
  <w:style w:type="paragraph" w:styleId="Bibliography">
    <w:name w:val="Bibliography"/>
    <w:basedOn w:val="Normal"/>
    <w:next w:val="Normal"/>
    <w:uiPriority w:val="37"/>
    <w:unhideWhenUsed/>
    <w:rsid w:val="00403E4D"/>
  </w:style>
  <w:style w:type="paragraph" w:styleId="Caption">
    <w:name w:val="caption"/>
    <w:basedOn w:val="Normal"/>
    <w:next w:val="Normal"/>
    <w:uiPriority w:val="35"/>
    <w:unhideWhenUsed/>
    <w:qFormat/>
    <w:rsid w:val="002F25E2"/>
    <w:pPr>
      <w:spacing w:after="200" w:line="240" w:lineRule="auto"/>
    </w:pPr>
    <w:rPr>
      <w:i/>
      <w:iCs/>
      <w:color w:val="44546A" w:themeColor="text2"/>
      <w:sz w:val="18"/>
      <w:szCs w:val="18"/>
    </w:rPr>
  </w:style>
  <w:style w:type="paragraph" w:styleId="NoSpacing">
    <w:name w:val="No Spacing"/>
    <w:uiPriority w:val="1"/>
    <w:qFormat/>
    <w:rsid w:val="00797A23"/>
    <w:pPr>
      <w:spacing w:after="0" w:line="240" w:lineRule="auto"/>
    </w:pPr>
  </w:style>
  <w:style w:type="character" w:styleId="PlaceholderText">
    <w:name w:val="Placeholder Text"/>
    <w:basedOn w:val="DefaultParagraphFont"/>
    <w:uiPriority w:val="99"/>
    <w:semiHidden/>
    <w:rsid w:val="00761F1F"/>
    <w:rPr>
      <w:color w:val="808080"/>
    </w:rPr>
  </w:style>
  <w:style w:type="paragraph" w:styleId="BodyText">
    <w:name w:val="Body Text"/>
    <w:basedOn w:val="Normal"/>
    <w:link w:val="BodyTextChar"/>
    <w:uiPriority w:val="1"/>
    <w:qFormat/>
    <w:rsid w:val="003D7061"/>
    <w:pPr>
      <w:autoSpaceDE w:val="0"/>
      <w:autoSpaceDN w:val="0"/>
      <w:adjustRightInd w:val="0"/>
      <w:spacing w:after="0" w:line="240" w:lineRule="auto"/>
    </w:pPr>
    <w:rPr>
      <w:rFonts w:ascii="Times New Roman" w:hAnsi="Times New Roman" w:cs="Times New Roman"/>
      <w:sz w:val="21"/>
      <w:szCs w:val="21"/>
    </w:rPr>
  </w:style>
  <w:style w:type="character" w:customStyle="1" w:styleId="BodyTextChar">
    <w:name w:val="Body Text Char"/>
    <w:basedOn w:val="DefaultParagraphFont"/>
    <w:link w:val="BodyText"/>
    <w:uiPriority w:val="1"/>
    <w:rsid w:val="003D7061"/>
    <w:rPr>
      <w:rFonts w:ascii="Times New Roman" w:hAnsi="Times New Roman" w:cs="Times New Roman"/>
      <w:sz w:val="21"/>
      <w:szCs w:val="21"/>
    </w:rPr>
  </w:style>
  <w:style w:type="character" w:styleId="Hyperlink">
    <w:name w:val="Hyperlink"/>
    <w:basedOn w:val="DefaultParagraphFont"/>
    <w:uiPriority w:val="99"/>
    <w:unhideWhenUsed/>
    <w:rsid w:val="00452B3A"/>
    <w:rPr>
      <w:color w:val="0563C1" w:themeColor="hyperlink"/>
      <w:u w:val="single"/>
    </w:rPr>
  </w:style>
  <w:style w:type="character" w:styleId="UnresolvedMention">
    <w:name w:val="Unresolved Mention"/>
    <w:basedOn w:val="DefaultParagraphFont"/>
    <w:uiPriority w:val="99"/>
    <w:semiHidden/>
    <w:unhideWhenUsed/>
    <w:rsid w:val="00452B3A"/>
    <w:rPr>
      <w:color w:val="605E5C"/>
      <w:shd w:val="clear" w:color="auto" w:fill="E1DFDD"/>
    </w:rPr>
  </w:style>
  <w:style w:type="character" w:styleId="FollowedHyperlink">
    <w:name w:val="FollowedHyperlink"/>
    <w:basedOn w:val="DefaultParagraphFont"/>
    <w:uiPriority w:val="99"/>
    <w:semiHidden/>
    <w:unhideWhenUsed/>
    <w:rsid w:val="007F4E52"/>
    <w:rPr>
      <w:color w:val="954F72" w:themeColor="followedHyperlink"/>
      <w:u w:val="single"/>
    </w:rPr>
  </w:style>
  <w:style w:type="table" w:styleId="TableGrid">
    <w:name w:val="Table Grid"/>
    <w:basedOn w:val="TableNormal"/>
    <w:uiPriority w:val="39"/>
    <w:rsid w:val="00234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5BA0"/>
    <w:pPr>
      <w:outlineLvl w:val="9"/>
    </w:pPr>
  </w:style>
  <w:style w:type="paragraph" w:styleId="TOC1">
    <w:name w:val="toc 1"/>
    <w:basedOn w:val="Normal"/>
    <w:next w:val="Normal"/>
    <w:autoRedefine/>
    <w:uiPriority w:val="39"/>
    <w:unhideWhenUsed/>
    <w:rsid w:val="00D05BA0"/>
    <w:pPr>
      <w:spacing w:after="100"/>
    </w:pPr>
  </w:style>
  <w:style w:type="paragraph" w:customStyle="1" w:styleId="Firstheading">
    <w:name w:val="First heading"/>
    <w:basedOn w:val="Normal"/>
    <w:link w:val="FirstheadingChar"/>
    <w:rsid w:val="004F30F0"/>
    <w:rPr>
      <w:b/>
      <w:bCs/>
      <w:sz w:val="40"/>
      <w:szCs w:val="40"/>
    </w:rPr>
  </w:style>
  <w:style w:type="paragraph" w:customStyle="1" w:styleId="secondheading">
    <w:name w:val="second heading"/>
    <w:basedOn w:val="ListParagraph"/>
    <w:link w:val="secondheadingChar"/>
    <w:rsid w:val="004F30F0"/>
    <w:pPr>
      <w:numPr>
        <w:ilvl w:val="1"/>
        <w:numId w:val="1"/>
      </w:numPr>
    </w:pPr>
    <w:rPr>
      <w:b/>
      <w:bCs/>
      <w:sz w:val="32"/>
      <w:szCs w:val="32"/>
    </w:rPr>
  </w:style>
  <w:style w:type="character" w:customStyle="1" w:styleId="FirstheadingChar">
    <w:name w:val="First heading Char"/>
    <w:basedOn w:val="DefaultParagraphFont"/>
    <w:link w:val="Firstheading"/>
    <w:rsid w:val="004F30F0"/>
    <w:rPr>
      <w:b/>
      <w:bCs/>
      <w:sz w:val="40"/>
      <w:szCs w:val="40"/>
    </w:rPr>
  </w:style>
  <w:style w:type="character" w:customStyle="1" w:styleId="Heading2Char">
    <w:name w:val="Heading 2 Char"/>
    <w:basedOn w:val="DefaultParagraphFont"/>
    <w:link w:val="Heading2"/>
    <w:uiPriority w:val="9"/>
    <w:rsid w:val="00BD1EB5"/>
    <w:rPr>
      <w:rFonts w:cstheme="minorHAnsi"/>
      <w:b/>
      <w:bCs/>
      <w:sz w:val="32"/>
      <w:szCs w:val="32"/>
    </w:rPr>
  </w:style>
  <w:style w:type="character" w:customStyle="1" w:styleId="ListParagraphChar">
    <w:name w:val="List Paragraph Char"/>
    <w:basedOn w:val="DefaultParagraphFont"/>
    <w:link w:val="ListParagraph"/>
    <w:uiPriority w:val="34"/>
    <w:rsid w:val="004F30F0"/>
  </w:style>
  <w:style w:type="character" w:customStyle="1" w:styleId="secondheadingChar">
    <w:name w:val="second heading Char"/>
    <w:basedOn w:val="ListParagraphChar"/>
    <w:link w:val="secondheading"/>
    <w:rsid w:val="004F30F0"/>
    <w:rPr>
      <w:b/>
      <w:bCs/>
      <w:sz w:val="32"/>
      <w:szCs w:val="32"/>
    </w:rPr>
  </w:style>
  <w:style w:type="paragraph" w:styleId="TOC2">
    <w:name w:val="toc 2"/>
    <w:basedOn w:val="Normal"/>
    <w:next w:val="Normal"/>
    <w:autoRedefine/>
    <w:uiPriority w:val="39"/>
    <w:unhideWhenUsed/>
    <w:rsid w:val="00632FA8"/>
    <w:pPr>
      <w:spacing w:after="100"/>
      <w:ind w:left="220"/>
    </w:pPr>
  </w:style>
  <w:style w:type="character" w:customStyle="1" w:styleId="Heading3Char">
    <w:name w:val="Heading 3 Char"/>
    <w:basedOn w:val="DefaultParagraphFont"/>
    <w:link w:val="Heading3"/>
    <w:uiPriority w:val="9"/>
    <w:rsid w:val="00262D4D"/>
    <w:rPr>
      <w:rFonts w:cstheme="minorHAnsi"/>
      <w:b/>
      <w:bCs/>
      <w:sz w:val="28"/>
      <w:szCs w:val="28"/>
    </w:rPr>
  </w:style>
  <w:style w:type="character" w:customStyle="1" w:styleId="Heading4Char">
    <w:name w:val="Heading 4 Char"/>
    <w:basedOn w:val="DefaultParagraphFont"/>
    <w:link w:val="Heading4"/>
    <w:uiPriority w:val="9"/>
    <w:rsid w:val="000E65E0"/>
    <w:rPr>
      <w:rFonts w:eastAsiaTheme="minorEastAsia" w:cstheme="minorHAnsi"/>
      <w:b/>
      <w:bCs/>
      <w:sz w:val="24"/>
      <w:szCs w:val="24"/>
    </w:rPr>
  </w:style>
  <w:style w:type="paragraph" w:styleId="TOC3">
    <w:name w:val="toc 3"/>
    <w:basedOn w:val="Normal"/>
    <w:next w:val="Normal"/>
    <w:autoRedefine/>
    <w:uiPriority w:val="39"/>
    <w:unhideWhenUsed/>
    <w:rsid w:val="00E31DEE"/>
    <w:pPr>
      <w:spacing w:after="100"/>
      <w:ind w:left="440"/>
    </w:pPr>
  </w:style>
  <w:style w:type="paragraph" w:styleId="TableofFigures">
    <w:name w:val="table of figures"/>
    <w:basedOn w:val="Normal"/>
    <w:next w:val="Normal"/>
    <w:uiPriority w:val="99"/>
    <w:unhideWhenUsed/>
    <w:rsid w:val="00784C9A"/>
    <w:pPr>
      <w:spacing w:after="0"/>
      <w:ind w:left="440" w:hanging="440"/>
      <w:jc w:val="left"/>
    </w:pPr>
    <w:rPr>
      <w:rFonts w:asciiTheme="minorHAnsi" w:hAnsiTheme="minorHAnsi" w:cstheme="minorHAnsi"/>
      <w:smallCaps/>
      <w:sz w:val="20"/>
      <w:szCs w:val="20"/>
    </w:rPr>
  </w:style>
  <w:style w:type="paragraph" w:styleId="NormalWeb">
    <w:name w:val="Normal (Web)"/>
    <w:basedOn w:val="Normal"/>
    <w:uiPriority w:val="99"/>
    <w:semiHidden/>
    <w:unhideWhenUsed/>
    <w:rsid w:val="00856824"/>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character" w:customStyle="1" w:styleId="texhtml">
    <w:name w:val="texhtml"/>
    <w:basedOn w:val="DefaultParagraphFont"/>
    <w:rsid w:val="00856824"/>
  </w:style>
  <w:style w:type="character" w:customStyle="1" w:styleId="mwe-math-mathml-inline">
    <w:name w:val="mwe-math-mathml-inline"/>
    <w:basedOn w:val="DefaultParagraphFont"/>
    <w:rsid w:val="00856824"/>
  </w:style>
  <w:style w:type="paragraph" w:styleId="CommentText">
    <w:name w:val="annotation text"/>
    <w:basedOn w:val="Normal"/>
    <w:link w:val="CommentTextChar"/>
    <w:uiPriority w:val="99"/>
    <w:semiHidden/>
    <w:unhideWhenUsed/>
    <w:rsid w:val="00E60721"/>
    <w:pPr>
      <w:spacing w:line="240" w:lineRule="auto"/>
    </w:pPr>
    <w:rPr>
      <w:sz w:val="20"/>
      <w:szCs w:val="20"/>
    </w:rPr>
  </w:style>
  <w:style w:type="character" w:customStyle="1" w:styleId="CommentTextChar">
    <w:name w:val="Comment Text Char"/>
    <w:basedOn w:val="DefaultParagraphFont"/>
    <w:link w:val="CommentText"/>
    <w:uiPriority w:val="99"/>
    <w:semiHidden/>
    <w:rsid w:val="00E60721"/>
    <w:rPr>
      <w:rFonts w:ascii="Arial" w:hAnsi="Arial" w:cs="Arial"/>
      <w:sz w:val="20"/>
      <w:szCs w:val="20"/>
    </w:rPr>
  </w:style>
  <w:style w:type="character" w:styleId="CommentReference">
    <w:name w:val="annotation reference"/>
    <w:basedOn w:val="DefaultParagraphFont"/>
    <w:uiPriority w:val="99"/>
    <w:semiHidden/>
    <w:unhideWhenUsed/>
    <w:rsid w:val="00E60721"/>
    <w:rPr>
      <w:sz w:val="16"/>
      <w:szCs w:val="16"/>
    </w:rPr>
  </w:style>
  <w:style w:type="paragraph" w:styleId="Revision">
    <w:name w:val="Revision"/>
    <w:hidden/>
    <w:uiPriority w:val="99"/>
    <w:semiHidden/>
    <w:rsid w:val="00395DE0"/>
    <w:pPr>
      <w:spacing w:after="0" w:line="240" w:lineRule="auto"/>
    </w:pPr>
    <w:rPr>
      <w:rFonts w:ascii="Arial" w:hAnsi="Arial" w:cs="Arial"/>
    </w:rPr>
  </w:style>
  <w:style w:type="paragraph" w:styleId="CommentSubject">
    <w:name w:val="annotation subject"/>
    <w:basedOn w:val="CommentText"/>
    <w:next w:val="CommentText"/>
    <w:link w:val="CommentSubjectChar"/>
    <w:uiPriority w:val="99"/>
    <w:semiHidden/>
    <w:unhideWhenUsed/>
    <w:rsid w:val="00851147"/>
    <w:rPr>
      <w:b/>
      <w:bCs/>
    </w:rPr>
  </w:style>
  <w:style w:type="character" w:customStyle="1" w:styleId="CommentSubjectChar">
    <w:name w:val="Comment Subject Char"/>
    <w:basedOn w:val="CommentTextChar"/>
    <w:link w:val="CommentSubject"/>
    <w:uiPriority w:val="99"/>
    <w:semiHidden/>
    <w:rsid w:val="00851147"/>
    <w:rPr>
      <w:rFonts w:ascii="Arial" w:hAnsi="Arial" w:cs="Arial"/>
      <w:b/>
      <w:bCs/>
      <w:sz w:val="20"/>
      <w:szCs w:val="20"/>
    </w:rPr>
  </w:style>
  <w:style w:type="paragraph" w:customStyle="1" w:styleId="Default">
    <w:name w:val="Default"/>
    <w:rsid w:val="00531BC0"/>
    <w:pPr>
      <w:autoSpaceDE w:val="0"/>
      <w:autoSpaceDN w:val="0"/>
      <w:adjustRightInd w:val="0"/>
      <w:spacing w:after="0" w:line="240" w:lineRule="auto"/>
    </w:pPr>
    <w:rPr>
      <w:rFonts w:ascii="Cambria Math" w:hAnsi="Cambria Math" w:cs="Cambria Math"/>
      <w:color w:val="000000"/>
      <w:sz w:val="24"/>
      <w:szCs w:val="24"/>
    </w:rPr>
  </w:style>
  <w:style w:type="character" w:customStyle="1" w:styleId="gqlwee">
    <w:name w:val="gqlwee"/>
    <w:basedOn w:val="DefaultParagraphFont"/>
    <w:rsid w:val="00022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0411">
      <w:bodyDiv w:val="1"/>
      <w:marLeft w:val="0"/>
      <w:marRight w:val="0"/>
      <w:marTop w:val="0"/>
      <w:marBottom w:val="0"/>
      <w:divBdr>
        <w:top w:val="none" w:sz="0" w:space="0" w:color="auto"/>
        <w:left w:val="none" w:sz="0" w:space="0" w:color="auto"/>
        <w:bottom w:val="none" w:sz="0" w:space="0" w:color="auto"/>
        <w:right w:val="none" w:sz="0" w:space="0" w:color="auto"/>
      </w:divBdr>
    </w:div>
    <w:div w:id="8528140">
      <w:bodyDiv w:val="1"/>
      <w:marLeft w:val="0"/>
      <w:marRight w:val="0"/>
      <w:marTop w:val="0"/>
      <w:marBottom w:val="0"/>
      <w:divBdr>
        <w:top w:val="none" w:sz="0" w:space="0" w:color="auto"/>
        <w:left w:val="none" w:sz="0" w:space="0" w:color="auto"/>
        <w:bottom w:val="none" w:sz="0" w:space="0" w:color="auto"/>
        <w:right w:val="none" w:sz="0" w:space="0" w:color="auto"/>
      </w:divBdr>
    </w:div>
    <w:div w:id="16583304">
      <w:bodyDiv w:val="1"/>
      <w:marLeft w:val="0"/>
      <w:marRight w:val="0"/>
      <w:marTop w:val="0"/>
      <w:marBottom w:val="0"/>
      <w:divBdr>
        <w:top w:val="none" w:sz="0" w:space="0" w:color="auto"/>
        <w:left w:val="none" w:sz="0" w:space="0" w:color="auto"/>
        <w:bottom w:val="none" w:sz="0" w:space="0" w:color="auto"/>
        <w:right w:val="none" w:sz="0" w:space="0" w:color="auto"/>
      </w:divBdr>
    </w:div>
    <w:div w:id="18090385">
      <w:bodyDiv w:val="1"/>
      <w:marLeft w:val="0"/>
      <w:marRight w:val="0"/>
      <w:marTop w:val="0"/>
      <w:marBottom w:val="0"/>
      <w:divBdr>
        <w:top w:val="none" w:sz="0" w:space="0" w:color="auto"/>
        <w:left w:val="none" w:sz="0" w:space="0" w:color="auto"/>
        <w:bottom w:val="none" w:sz="0" w:space="0" w:color="auto"/>
        <w:right w:val="none" w:sz="0" w:space="0" w:color="auto"/>
      </w:divBdr>
    </w:div>
    <w:div w:id="24253621">
      <w:bodyDiv w:val="1"/>
      <w:marLeft w:val="0"/>
      <w:marRight w:val="0"/>
      <w:marTop w:val="0"/>
      <w:marBottom w:val="0"/>
      <w:divBdr>
        <w:top w:val="none" w:sz="0" w:space="0" w:color="auto"/>
        <w:left w:val="none" w:sz="0" w:space="0" w:color="auto"/>
        <w:bottom w:val="none" w:sz="0" w:space="0" w:color="auto"/>
        <w:right w:val="none" w:sz="0" w:space="0" w:color="auto"/>
      </w:divBdr>
    </w:div>
    <w:div w:id="25329037">
      <w:bodyDiv w:val="1"/>
      <w:marLeft w:val="0"/>
      <w:marRight w:val="0"/>
      <w:marTop w:val="0"/>
      <w:marBottom w:val="0"/>
      <w:divBdr>
        <w:top w:val="none" w:sz="0" w:space="0" w:color="auto"/>
        <w:left w:val="none" w:sz="0" w:space="0" w:color="auto"/>
        <w:bottom w:val="none" w:sz="0" w:space="0" w:color="auto"/>
        <w:right w:val="none" w:sz="0" w:space="0" w:color="auto"/>
      </w:divBdr>
    </w:div>
    <w:div w:id="26220740">
      <w:bodyDiv w:val="1"/>
      <w:marLeft w:val="0"/>
      <w:marRight w:val="0"/>
      <w:marTop w:val="0"/>
      <w:marBottom w:val="0"/>
      <w:divBdr>
        <w:top w:val="none" w:sz="0" w:space="0" w:color="auto"/>
        <w:left w:val="none" w:sz="0" w:space="0" w:color="auto"/>
        <w:bottom w:val="none" w:sz="0" w:space="0" w:color="auto"/>
        <w:right w:val="none" w:sz="0" w:space="0" w:color="auto"/>
      </w:divBdr>
    </w:div>
    <w:div w:id="29646388">
      <w:bodyDiv w:val="1"/>
      <w:marLeft w:val="0"/>
      <w:marRight w:val="0"/>
      <w:marTop w:val="0"/>
      <w:marBottom w:val="0"/>
      <w:divBdr>
        <w:top w:val="none" w:sz="0" w:space="0" w:color="auto"/>
        <w:left w:val="none" w:sz="0" w:space="0" w:color="auto"/>
        <w:bottom w:val="none" w:sz="0" w:space="0" w:color="auto"/>
        <w:right w:val="none" w:sz="0" w:space="0" w:color="auto"/>
      </w:divBdr>
    </w:div>
    <w:div w:id="29763999">
      <w:bodyDiv w:val="1"/>
      <w:marLeft w:val="0"/>
      <w:marRight w:val="0"/>
      <w:marTop w:val="0"/>
      <w:marBottom w:val="0"/>
      <w:divBdr>
        <w:top w:val="none" w:sz="0" w:space="0" w:color="auto"/>
        <w:left w:val="none" w:sz="0" w:space="0" w:color="auto"/>
        <w:bottom w:val="none" w:sz="0" w:space="0" w:color="auto"/>
        <w:right w:val="none" w:sz="0" w:space="0" w:color="auto"/>
      </w:divBdr>
    </w:div>
    <w:div w:id="30034918">
      <w:bodyDiv w:val="1"/>
      <w:marLeft w:val="0"/>
      <w:marRight w:val="0"/>
      <w:marTop w:val="0"/>
      <w:marBottom w:val="0"/>
      <w:divBdr>
        <w:top w:val="none" w:sz="0" w:space="0" w:color="auto"/>
        <w:left w:val="none" w:sz="0" w:space="0" w:color="auto"/>
        <w:bottom w:val="none" w:sz="0" w:space="0" w:color="auto"/>
        <w:right w:val="none" w:sz="0" w:space="0" w:color="auto"/>
      </w:divBdr>
    </w:div>
    <w:div w:id="37439397">
      <w:bodyDiv w:val="1"/>
      <w:marLeft w:val="0"/>
      <w:marRight w:val="0"/>
      <w:marTop w:val="0"/>
      <w:marBottom w:val="0"/>
      <w:divBdr>
        <w:top w:val="none" w:sz="0" w:space="0" w:color="auto"/>
        <w:left w:val="none" w:sz="0" w:space="0" w:color="auto"/>
        <w:bottom w:val="none" w:sz="0" w:space="0" w:color="auto"/>
        <w:right w:val="none" w:sz="0" w:space="0" w:color="auto"/>
      </w:divBdr>
      <w:divsChild>
        <w:div w:id="573978154">
          <w:marLeft w:val="0"/>
          <w:marRight w:val="0"/>
          <w:marTop w:val="0"/>
          <w:marBottom w:val="0"/>
          <w:divBdr>
            <w:top w:val="none" w:sz="0" w:space="0" w:color="auto"/>
            <w:left w:val="none" w:sz="0" w:space="0" w:color="auto"/>
            <w:bottom w:val="none" w:sz="0" w:space="0" w:color="auto"/>
            <w:right w:val="none" w:sz="0" w:space="0" w:color="auto"/>
          </w:divBdr>
        </w:div>
        <w:div w:id="613637609">
          <w:marLeft w:val="0"/>
          <w:marRight w:val="0"/>
          <w:marTop w:val="0"/>
          <w:marBottom w:val="0"/>
          <w:divBdr>
            <w:top w:val="single" w:sz="2" w:space="0" w:color="D9D9E3"/>
            <w:left w:val="single" w:sz="2" w:space="0" w:color="D9D9E3"/>
            <w:bottom w:val="single" w:sz="2" w:space="0" w:color="D9D9E3"/>
            <w:right w:val="single" w:sz="2" w:space="0" w:color="D9D9E3"/>
          </w:divBdr>
          <w:divsChild>
            <w:div w:id="875699366">
              <w:marLeft w:val="0"/>
              <w:marRight w:val="0"/>
              <w:marTop w:val="0"/>
              <w:marBottom w:val="0"/>
              <w:divBdr>
                <w:top w:val="single" w:sz="2" w:space="0" w:color="D9D9E3"/>
                <w:left w:val="single" w:sz="2" w:space="0" w:color="D9D9E3"/>
                <w:bottom w:val="single" w:sz="2" w:space="0" w:color="D9D9E3"/>
                <w:right w:val="single" w:sz="2" w:space="0" w:color="D9D9E3"/>
              </w:divBdr>
              <w:divsChild>
                <w:div w:id="1891261141">
                  <w:marLeft w:val="0"/>
                  <w:marRight w:val="0"/>
                  <w:marTop w:val="0"/>
                  <w:marBottom w:val="0"/>
                  <w:divBdr>
                    <w:top w:val="single" w:sz="2" w:space="0" w:color="D9D9E3"/>
                    <w:left w:val="single" w:sz="2" w:space="0" w:color="D9D9E3"/>
                    <w:bottom w:val="single" w:sz="2" w:space="0" w:color="D9D9E3"/>
                    <w:right w:val="single" w:sz="2" w:space="0" w:color="D9D9E3"/>
                  </w:divBdr>
                  <w:divsChild>
                    <w:div w:id="993216333">
                      <w:marLeft w:val="0"/>
                      <w:marRight w:val="0"/>
                      <w:marTop w:val="0"/>
                      <w:marBottom w:val="0"/>
                      <w:divBdr>
                        <w:top w:val="single" w:sz="2" w:space="0" w:color="D9D9E3"/>
                        <w:left w:val="single" w:sz="2" w:space="0" w:color="D9D9E3"/>
                        <w:bottom w:val="single" w:sz="2" w:space="0" w:color="D9D9E3"/>
                        <w:right w:val="single" w:sz="2" w:space="0" w:color="D9D9E3"/>
                      </w:divBdr>
                      <w:divsChild>
                        <w:div w:id="1199859771">
                          <w:marLeft w:val="0"/>
                          <w:marRight w:val="0"/>
                          <w:marTop w:val="0"/>
                          <w:marBottom w:val="0"/>
                          <w:divBdr>
                            <w:top w:val="single" w:sz="2" w:space="0" w:color="D9D9E3"/>
                            <w:left w:val="single" w:sz="2" w:space="0" w:color="D9D9E3"/>
                            <w:bottom w:val="single" w:sz="2" w:space="0" w:color="D9D9E3"/>
                            <w:right w:val="single" w:sz="2" w:space="0" w:color="D9D9E3"/>
                          </w:divBdr>
                          <w:divsChild>
                            <w:div w:id="175466628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8171873">
                                  <w:marLeft w:val="0"/>
                                  <w:marRight w:val="0"/>
                                  <w:marTop w:val="0"/>
                                  <w:marBottom w:val="0"/>
                                  <w:divBdr>
                                    <w:top w:val="single" w:sz="2" w:space="0" w:color="D9D9E3"/>
                                    <w:left w:val="single" w:sz="2" w:space="0" w:color="D9D9E3"/>
                                    <w:bottom w:val="single" w:sz="2" w:space="0" w:color="D9D9E3"/>
                                    <w:right w:val="single" w:sz="2" w:space="0" w:color="D9D9E3"/>
                                  </w:divBdr>
                                  <w:divsChild>
                                    <w:div w:id="1460296306">
                                      <w:marLeft w:val="0"/>
                                      <w:marRight w:val="0"/>
                                      <w:marTop w:val="0"/>
                                      <w:marBottom w:val="0"/>
                                      <w:divBdr>
                                        <w:top w:val="single" w:sz="2" w:space="0" w:color="D9D9E3"/>
                                        <w:left w:val="single" w:sz="2" w:space="0" w:color="D9D9E3"/>
                                        <w:bottom w:val="single" w:sz="2" w:space="0" w:color="D9D9E3"/>
                                        <w:right w:val="single" w:sz="2" w:space="0" w:color="D9D9E3"/>
                                      </w:divBdr>
                                      <w:divsChild>
                                        <w:div w:id="353699696">
                                          <w:marLeft w:val="0"/>
                                          <w:marRight w:val="0"/>
                                          <w:marTop w:val="0"/>
                                          <w:marBottom w:val="0"/>
                                          <w:divBdr>
                                            <w:top w:val="single" w:sz="2" w:space="0" w:color="D9D9E3"/>
                                            <w:left w:val="single" w:sz="2" w:space="0" w:color="D9D9E3"/>
                                            <w:bottom w:val="single" w:sz="2" w:space="0" w:color="D9D9E3"/>
                                            <w:right w:val="single" w:sz="2" w:space="0" w:color="D9D9E3"/>
                                          </w:divBdr>
                                          <w:divsChild>
                                            <w:div w:id="129137103">
                                              <w:marLeft w:val="0"/>
                                              <w:marRight w:val="0"/>
                                              <w:marTop w:val="0"/>
                                              <w:marBottom w:val="0"/>
                                              <w:divBdr>
                                                <w:top w:val="single" w:sz="2" w:space="0" w:color="D9D9E3"/>
                                                <w:left w:val="single" w:sz="2" w:space="0" w:color="D9D9E3"/>
                                                <w:bottom w:val="single" w:sz="2" w:space="0" w:color="D9D9E3"/>
                                                <w:right w:val="single" w:sz="2" w:space="0" w:color="D9D9E3"/>
                                              </w:divBdr>
                                              <w:divsChild>
                                                <w:div w:id="1770733376">
                                                  <w:marLeft w:val="0"/>
                                                  <w:marRight w:val="0"/>
                                                  <w:marTop w:val="0"/>
                                                  <w:marBottom w:val="0"/>
                                                  <w:divBdr>
                                                    <w:top w:val="single" w:sz="2" w:space="0" w:color="D9D9E3"/>
                                                    <w:left w:val="single" w:sz="2" w:space="0" w:color="D9D9E3"/>
                                                    <w:bottom w:val="single" w:sz="2" w:space="0" w:color="D9D9E3"/>
                                                    <w:right w:val="single" w:sz="2" w:space="0" w:color="D9D9E3"/>
                                                  </w:divBdr>
                                                  <w:divsChild>
                                                    <w:div w:id="3547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43455842">
      <w:bodyDiv w:val="1"/>
      <w:marLeft w:val="0"/>
      <w:marRight w:val="0"/>
      <w:marTop w:val="0"/>
      <w:marBottom w:val="0"/>
      <w:divBdr>
        <w:top w:val="none" w:sz="0" w:space="0" w:color="auto"/>
        <w:left w:val="none" w:sz="0" w:space="0" w:color="auto"/>
        <w:bottom w:val="none" w:sz="0" w:space="0" w:color="auto"/>
        <w:right w:val="none" w:sz="0" w:space="0" w:color="auto"/>
      </w:divBdr>
    </w:div>
    <w:div w:id="49042332">
      <w:bodyDiv w:val="1"/>
      <w:marLeft w:val="0"/>
      <w:marRight w:val="0"/>
      <w:marTop w:val="0"/>
      <w:marBottom w:val="0"/>
      <w:divBdr>
        <w:top w:val="none" w:sz="0" w:space="0" w:color="auto"/>
        <w:left w:val="none" w:sz="0" w:space="0" w:color="auto"/>
        <w:bottom w:val="none" w:sz="0" w:space="0" w:color="auto"/>
        <w:right w:val="none" w:sz="0" w:space="0" w:color="auto"/>
      </w:divBdr>
    </w:div>
    <w:div w:id="54163519">
      <w:bodyDiv w:val="1"/>
      <w:marLeft w:val="0"/>
      <w:marRight w:val="0"/>
      <w:marTop w:val="0"/>
      <w:marBottom w:val="0"/>
      <w:divBdr>
        <w:top w:val="none" w:sz="0" w:space="0" w:color="auto"/>
        <w:left w:val="none" w:sz="0" w:space="0" w:color="auto"/>
        <w:bottom w:val="none" w:sz="0" w:space="0" w:color="auto"/>
        <w:right w:val="none" w:sz="0" w:space="0" w:color="auto"/>
      </w:divBdr>
    </w:div>
    <w:div w:id="62800327">
      <w:bodyDiv w:val="1"/>
      <w:marLeft w:val="0"/>
      <w:marRight w:val="0"/>
      <w:marTop w:val="0"/>
      <w:marBottom w:val="0"/>
      <w:divBdr>
        <w:top w:val="none" w:sz="0" w:space="0" w:color="auto"/>
        <w:left w:val="none" w:sz="0" w:space="0" w:color="auto"/>
        <w:bottom w:val="none" w:sz="0" w:space="0" w:color="auto"/>
        <w:right w:val="none" w:sz="0" w:space="0" w:color="auto"/>
      </w:divBdr>
    </w:div>
    <w:div w:id="65226825">
      <w:bodyDiv w:val="1"/>
      <w:marLeft w:val="0"/>
      <w:marRight w:val="0"/>
      <w:marTop w:val="0"/>
      <w:marBottom w:val="0"/>
      <w:divBdr>
        <w:top w:val="none" w:sz="0" w:space="0" w:color="auto"/>
        <w:left w:val="none" w:sz="0" w:space="0" w:color="auto"/>
        <w:bottom w:val="none" w:sz="0" w:space="0" w:color="auto"/>
        <w:right w:val="none" w:sz="0" w:space="0" w:color="auto"/>
      </w:divBdr>
    </w:div>
    <w:div w:id="70199359">
      <w:bodyDiv w:val="1"/>
      <w:marLeft w:val="0"/>
      <w:marRight w:val="0"/>
      <w:marTop w:val="0"/>
      <w:marBottom w:val="0"/>
      <w:divBdr>
        <w:top w:val="none" w:sz="0" w:space="0" w:color="auto"/>
        <w:left w:val="none" w:sz="0" w:space="0" w:color="auto"/>
        <w:bottom w:val="none" w:sz="0" w:space="0" w:color="auto"/>
        <w:right w:val="none" w:sz="0" w:space="0" w:color="auto"/>
      </w:divBdr>
    </w:div>
    <w:div w:id="70855435">
      <w:bodyDiv w:val="1"/>
      <w:marLeft w:val="0"/>
      <w:marRight w:val="0"/>
      <w:marTop w:val="0"/>
      <w:marBottom w:val="0"/>
      <w:divBdr>
        <w:top w:val="none" w:sz="0" w:space="0" w:color="auto"/>
        <w:left w:val="none" w:sz="0" w:space="0" w:color="auto"/>
        <w:bottom w:val="none" w:sz="0" w:space="0" w:color="auto"/>
        <w:right w:val="none" w:sz="0" w:space="0" w:color="auto"/>
      </w:divBdr>
    </w:div>
    <w:div w:id="74673730">
      <w:bodyDiv w:val="1"/>
      <w:marLeft w:val="0"/>
      <w:marRight w:val="0"/>
      <w:marTop w:val="0"/>
      <w:marBottom w:val="0"/>
      <w:divBdr>
        <w:top w:val="none" w:sz="0" w:space="0" w:color="auto"/>
        <w:left w:val="none" w:sz="0" w:space="0" w:color="auto"/>
        <w:bottom w:val="none" w:sz="0" w:space="0" w:color="auto"/>
        <w:right w:val="none" w:sz="0" w:space="0" w:color="auto"/>
      </w:divBdr>
    </w:div>
    <w:div w:id="87429475">
      <w:bodyDiv w:val="1"/>
      <w:marLeft w:val="0"/>
      <w:marRight w:val="0"/>
      <w:marTop w:val="0"/>
      <w:marBottom w:val="0"/>
      <w:divBdr>
        <w:top w:val="none" w:sz="0" w:space="0" w:color="auto"/>
        <w:left w:val="none" w:sz="0" w:space="0" w:color="auto"/>
        <w:bottom w:val="none" w:sz="0" w:space="0" w:color="auto"/>
        <w:right w:val="none" w:sz="0" w:space="0" w:color="auto"/>
      </w:divBdr>
    </w:div>
    <w:div w:id="88159582">
      <w:bodyDiv w:val="1"/>
      <w:marLeft w:val="0"/>
      <w:marRight w:val="0"/>
      <w:marTop w:val="0"/>
      <w:marBottom w:val="0"/>
      <w:divBdr>
        <w:top w:val="none" w:sz="0" w:space="0" w:color="auto"/>
        <w:left w:val="none" w:sz="0" w:space="0" w:color="auto"/>
        <w:bottom w:val="none" w:sz="0" w:space="0" w:color="auto"/>
        <w:right w:val="none" w:sz="0" w:space="0" w:color="auto"/>
      </w:divBdr>
    </w:div>
    <w:div w:id="91514210">
      <w:bodyDiv w:val="1"/>
      <w:marLeft w:val="0"/>
      <w:marRight w:val="0"/>
      <w:marTop w:val="0"/>
      <w:marBottom w:val="0"/>
      <w:divBdr>
        <w:top w:val="none" w:sz="0" w:space="0" w:color="auto"/>
        <w:left w:val="none" w:sz="0" w:space="0" w:color="auto"/>
        <w:bottom w:val="none" w:sz="0" w:space="0" w:color="auto"/>
        <w:right w:val="none" w:sz="0" w:space="0" w:color="auto"/>
      </w:divBdr>
    </w:div>
    <w:div w:id="103696478">
      <w:bodyDiv w:val="1"/>
      <w:marLeft w:val="0"/>
      <w:marRight w:val="0"/>
      <w:marTop w:val="0"/>
      <w:marBottom w:val="0"/>
      <w:divBdr>
        <w:top w:val="none" w:sz="0" w:space="0" w:color="auto"/>
        <w:left w:val="none" w:sz="0" w:space="0" w:color="auto"/>
        <w:bottom w:val="none" w:sz="0" w:space="0" w:color="auto"/>
        <w:right w:val="none" w:sz="0" w:space="0" w:color="auto"/>
      </w:divBdr>
    </w:div>
    <w:div w:id="106777094">
      <w:bodyDiv w:val="1"/>
      <w:marLeft w:val="0"/>
      <w:marRight w:val="0"/>
      <w:marTop w:val="0"/>
      <w:marBottom w:val="0"/>
      <w:divBdr>
        <w:top w:val="none" w:sz="0" w:space="0" w:color="auto"/>
        <w:left w:val="none" w:sz="0" w:space="0" w:color="auto"/>
        <w:bottom w:val="none" w:sz="0" w:space="0" w:color="auto"/>
        <w:right w:val="none" w:sz="0" w:space="0" w:color="auto"/>
      </w:divBdr>
    </w:div>
    <w:div w:id="112093521">
      <w:bodyDiv w:val="1"/>
      <w:marLeft w:val="0"/>
      <w:marRight w:val="0"/>
      <w:marTop w:val="0"/>
      <w:marBottom w:val="0"/>
      <w:divBdr>
        <w:top w:val="none" w:sz="0" w:space="0" w:color="auto"/>
        <w:left w:val="none" w:sz="0" w:space="0" w:color="auto"/>
        <w:bottom w:val="none" w:sz="0" w:space="0" w:color="auto"/>
        <w:right w:val="none" w:sz="0" w:space="0" w:color="auto"/>
      </w:divBdr>
    </w:div>
    <w:div w:id="116726703">
      <w:bodyDiv w:val="1"/>
      <w:marLeft w:val="0"/>
      <w:marRight w:val="0"/>
      <w:marTop w:val="0"/>
      <w:marBottom w:val="0"/>
      <w:divBdr>
        <w:top w:val="none" w:sz="0" w:space="0" w:color="auto"/>
        <w:left w:val="none" w:sz="0" w:space="0" w:color="auto"/>
        <w:bottom w:val="none" w:sz="0" w:space="0" w:color="auto"/>
        <w:right w:val="none" w:sz="0" w:space="0" w:color="auto"/>
      </w:divBdr>
    </w:div>
    <w:div w:id="121466550">
      <w:bodyDiv w:val="1"/>
      <w:marLeft w:val="0"/>
      <w:marRight w:val="0"/>
      <w:marTop w:val="0"/>
      <w:marBottom w:val="0"/>
      <w:divBdr>
        <w:top w:val="none" w:sz="0" w:space="0" w:color="auto"/>
        <w:left w:val="none" w:sz="0" w:space="0" w:color="auto"/>
        <w:bottom w:val="none" w:sz="0" w:space="0" w:color="auto"/>
        <w:right w:val="none" w:sz="0" w:space="0" w:color="auto"/>
      </w:divBdr>
    </w:div>
    <w:div w:id="121653803">
      <w:bodyDiv w:val="1"/>
      <w:marLeft w:val="0"/>
      <w:marRight w:val="0"/>
      <w:marTop w:val="0"/>
      <w:marBottom w:val="0"/>
      <w:divBdr>
        <w:top w:val="none" w:sz="0" w:space="0" w:color="auto"/>
        <w:left w:val="none" w:sz="0" w:space="0" w:color="auto"/>
        <w:bottom w:val="none" w:sz="0" w:space="0" w:color="auto"/>
        <w:right w:val="none" w:sz="0" w:space="0" w:color="auto"/>
      </w:divBdr>
    </w:div>
    <w:div w:id="128909997">
      <w:bodyDiv w:val="1"/>
      <w:marLeft w:val="0"/>
      <w:marRight w:val="0"/>
      <w:marTop w:val="0"/>
      <w:marBottom w:val="0"/>
      <w:divBdr>
        <w:top w:val="none" w:sz="0" w:space="0" w:color="auto"/>
        <w:left w:val="none" w:sz="0" w:space="0" w:color="auto"/>
        <w:bottom w:val="none" w:sz="0" w:space="0" w:color="auto"/>
        <w:right w:val="none" w:sz="0" w:space="0" w:color="auto"/>
      </w:divBdr>
    </w:div>
    <w:div w:id="142545152">
      <w:bodyDiv w:val="1"/>
      <w:marLeft w:val="0"/>
      <w:marRight w:val="0"/>
      <w:marTop w:val="0"/>
      <w:marBottom w:val="0"/>
      <w:divBdr>
        <w:top w:val="none" w:sz="0" w:space="0" w:color="auto"/>
        <w:left w:val="none" w:sz="0" w:space="0" w:color="auto"/>
        <w:bottom w:val="none" w:sz="0" w:space="0" w:color="auto"/>
        <w:right w:val="none" w:sz="0" w:space="0" w:color="auto"/>
      </w:divBdr>
    </w:div>
    <w:div w:id="149489623">
      <w:bodyDiv w:val="1"/>
      <w:marLeft w:val="0"/>
      <w:marRight w:val="0"/>
      <w:marTop w:val="0"/>
      <w:marBottom w:val="0"/>
      <w:divBdr>
        <w:top w:val="none" w:sz="0" w:space="0" w:color="auto"/>
        <w:left w:val="none" w:sz="0" w:space="0" w:color="auto"/>
        <w:bottom w:val="none" w:sz="0" w:space="0" w:color="auto"/>
        <w:right w:val="none" w:sz="0" w:space="0" w:color="auto"/>
      </w:divBdr>
    </w:div>
    <w:div w:id="153226791">
      <w:bodyDiv w:val="1"/>
      <w:marLeft w:val="0"/>
      <w:marRight w:val="0"/>
      <w:marTop w:val="0"/>
      <w:marBottom w:val="0"/>
      <w:divBdr>
        <w:top w:val="none" w:sz="0" w:space="0" w:color="auto"/>
        <w:left w:val="none" w:sz="0" w:space="0" w:color="auto"/>
        <w:bottom w:val="none" w:sz="0" w:space="0" w:color="auto"/>
        <w:right w:val="none" w:sz="0" w:space="0" w:color="auto"/>
      </w:divBdr>
    </w:div>
    <w:div w:id="160698950">
      <w:bodyDiv w:val="1"/>
      <w:marLeft w:val="0"/>
      <w:marRight w:val="0"/>
      <w:marTop w:val="0"/>
      <w:marBottom w:val="0"/>
      <w:divBdr>
        <w:top w:val="none" w:sz="0" w:space="0" w:color="auto"/>
        <w:left w:val="none" w:sz="0" w:space="0" w:color="auto"/>
        <w:bottom w:val="none" w:sz="0" w:space="0" w:color="auto"/>
        <w:right w:val="none" w:sz="0" w:space="0" w:color="auto"/>
      </w:divBdr>
    </w:div>
    <w:div w:id="185366501">
      <w:bodyDiv w:val="1"/>
      <w:marLeft w:val="0"/>
      <w:marRight w:val="0"/>
      <w:marTop w:val="0"/>
      <w:marBottom w:val="0"/>
      <w:divBdr>
        <w:top w:val="none" w:sz="0" w:space="0" w:color="auto"/>
        <w:left w:val="none" w:sz="0" w:space="0" w:color="auto"/>
        <w:bottom w:val="none" w:sz="0" w:space="0" w:color="auto"/>
        <w:right w:val="none" w:sz="0" w:space="0" w:color="auto"/>
      </w:divBdr>
    </w:div>
    <w:div w:id="189612236">
      <w:bodyDiv w:val="1"/>
      <w:marLeft w:val="0"/>
      <w:marRight w:val="0"/>
      <w:marTop w:val="0"/>
      <w:marBottom w:val="0"/>
      <w:divBdr>
        <w:top w:val="none" w:sz="0" w:space="0" w:color="auto"/>
        <w:left w:val="none" w:sz="0" w:space="0" w:color="auto"/>
        <w:bottom w:val="none" w:sz="0" w:space="0" w:color="auto"/>
        <w:right w:val="none" w:sz="0" w:space="0" w:color="auto"/>
      </w:divBdr>
    </w:div>
    <w:div w:id="194852508">
      <w:bodyDiv w:val="1"/>
      <w:marLeft w:val="0"/>
      <w:marRight w:val="0"/>
      <w:marTop w:val="0"/>
      <w:marBottom w:val="0"/>
      <w:divBdr>
        <w:top w:val="none" w:sz="0" w:space="0" w:color="auto"/>
        <w:left w:val="none" w:sz="0" w:space="0" w:color="auto"/>
        <w:bottom w:val="none" w:sz="0" w:space="0" w:color="auto"/>
        <w:right w:val="none" w:sz="0" w:space="0" w:color="auto"/>
      </w:divBdr>
    </w:div>
    <w:div w:id="197740092">
      <w:bodyDiv w:val="1"/>
      <w:marLeft w:val="0"/>
      <w:marRight w:val="0"/>
      <w:marTop w:val="0"/>
      <w:marBottom w:val="0"/>
      <w:divBdr>
        <w:top w:val="none" w:sz="0" w:space="0" w:color="auto"/>
        <w:left w:val="none" w:sz="0" w:space="0" w:color="auto"/>
        <w:bottom w:val="none" w:sz="0" w:space="0" w:color="auto"/>
        <w:right w:val="none" w:sz="0" w:space="0" w:color="auto"/>
      </w:divBdr>
    </w:div>
    <w:div w:id="207422819">
      <w:bodyDiv w:val="1"/>
      <w:marLeft w:val="0"/>
      <w:marRight w:val="0"/>
      <w:marTop w:val="0"/>
      <w:marBottom w:val="0"/>
      <w:divBdr>
        <w:top w:val="none" w:sz="0" w:space="0" w:color="auto"/>
        <w:left w:val="none" w:sz="0" w:space="0" w:color="auto"/>
        <w:bottom w:val="none" w:sz="0" w:space="0" w:color="auto"/>
        <w:right w:val="none" w:sz="0" w:space="0" w:color="auto"/>
      </w:divBdr>
    </w:div>
    <w:div w:id="215943166">
      <w:bodyDiv w:val="1"/>
      <w:marLeft w:val="0"/>
      <w:marRight w:val="0"/>
      <w:marTop w:val="0"/>
      <w:marBottom w:val="0"/>
      <w:divBdr>
        <w:top w:val="none" w:sz="0" w:space="0" w:color="auto"/>
        <w:left w:val="none" w:sz="0" w:space="0" w:color="auto"/>
        <w:bottom w:val="none" w:sz="0" w:space="0" w:color="auto"/>
        <w:right w:val="none" w:sz="0" w:space="0" w:color="auto"/>
      </w:divBdr>
    </w:div>
    <w:div w:id="217129325">
      <w:bodyDiv w:val="1"/>
      <w:marLeft w:val="0"/>
      <w:marRight w:val="0"/>
      <w:marTop w:val="0"/>
      <w:marBottom w:val="0"/>
      <w:divBdr>
        <w:top w:val="none" w:sz="0" w:space="0" w:color="auto"/>
        <w:left w:val="none" w:sz="0" w:space="0" w:color="auto"/>
        <w:bottom w:val="none" w:sz="0" w:space="0" w:color="auto"/>
        <w:right w:val="none" w:sz="0" w:space="0" w:color="auto"/>
      </w:divBdr>
    </w:div>
    <w:div w:id="221454904">
      <w:bodyDiv w:val="1"/>
      <w:marLeft w:val="0"/>
      <w:marRight w:val="0"/>
      <w:marTop w:val="0"/>
      <w:marBottom w:val="0"/>
      <w:divBdr>
        <w:top w:val="none" w:sz="0" w:space="0" w:color="auto"/>
        <w:left w:val="none" w:sz="0" w:space="0" w:color="auto"/>
        <w:bottom w:val="none" w:sz="0" w:space="0" w:color="auto"/>
        <w:right w:val="none" w:sz="0" w:space="0" w:color="auto"/>
      </w:divBdr>
    </w:div>
    <w:div w:id="222062125">
      <w:bodyDiv w:val="1"/>
      <w:marLeft w:val="0"/>
      <w:marRight w:val="0"/>
      <w:marTop w:val="0"/>
      <w:marBottom w:val="0"/>
      <w:divBdr>
        <w:top w:val="none" w:sz="0" w:space="0" w:color="auto"/>
        <w:left w:val="none" w:sz="0" w:space="0" w:color="auto"/>
        <w:bottom w:val="none" w:sz="0" w:space="0" w:color="auto"/>
        <w:right w:val="none" w:sz="0" w:space="0" w:color="auto"/>
      </w:divBdr>
    </w:div>
    <w:div w:id="226764116">
      <w:bodyDiv w:val="1"/>
      <w:marLeft w:val="0"/>
      <w:marRight w:val="0"/>
      <w:marTop w:val="0"/>
      <w:marBottom w:val="0"/>
      <w:divBdr>
        <w:top w:val="none" w:sz="0" w:space="0" w:color="auto"/>
        <w:left w:val="none" w:sz="0" w:space="0" w:color="auto"/>
        <w:bottom w:val="none" w:sz="0" w:space="0" w:color="auto"/>
        <w:right w:val="none" w:sz="0" w:space="0" w:color="auto"/>
      </w:divBdr>
    </w:div>
    <w:div w:id="231045904">
      <w:bodyDiv w:val="1"/>
      <w:marLeft w:val="0"/>
      <w:marRight w:val="0"/>
      <w:marTop w:val="0"/>
      <w:marBottom w:val="0"/>
      <w:divBdr>
        <w:top w:val="none" w:sz="0" w:space="0" w:color="auto"/>
        <w:left w:val="none" w:sz="0" w:space="0" w:color="auto"/>
        <w:bottom w:val="none" w:sz="0" w:space="0" w:color="auto"/>
        <w:right w:val="none" w:sz="0" w:space="0" w:color="auto"/>
      </w:divBdr>
    </w:div>
    <w:div w:id="234633040">
      <w:bodyDiv w:val="1"/>
      <w:marLeft w:val="0"/>
      <w:marRight w:val="0"/>
      <w:marTop w:val="0"/>
      <w:marBottom w:val="0"/>
      <w:divBdr>
        <w:top w:val="none" w:sz="0" w:space="0" w:color="auto"/>
        <w:left w:val="none" w:sz="0" w:space="0" w:color="auto"/>
        <w:bottom w:val="none" w:sz="0" w:space="0" w:color="auto"/>
        <w:right w:val="none" w:sz="0" w:space="0" w:color="auto"/>
      </w:divBdr>
    </w:div>
    <w:div w:id="236943813">
      <w:bodyDiv w:val="1"/>
      <w:marLeft w:val="0"/>
      <w:marRight w:val="0"/>
      <w:marTop w:val="0"/>
      <w:marBottom w:val="0"/>
      <w:divBdr>
        <w:top w:val="none" w:sz="0" w:space="0" w:color="auto"/>
        <w:left w:val="none" w:sz="0" w:space="0" w:color="auto"/>
        <w:bottom w:val="none" w:sz="0" w:space="0" w:color="auto"/>
        <w:right w:val="none" w:sz="0" w:space="0" w:color="auto"/>
      </w:divBdr>
    </w:div>
    <w:div w:id="240718053">
      <w:bodyDiv w:val="1"/>
      <w:marLeft w:val="0"/>
      <w:marRight w:val="0"/>
      <w:marTop w:val="0"/>
      <w:marBottom w:val="0"/>
      <w:divBdr>
        <w:top w:val="none" w:sz="0" w:space="0" w:color="auto"/>
        <w:left w:val="none" w:sz="0" w:space="0" w:color="auto"/>
        <w:bottom w:val="none" w:sz="0" w:space="0" w:color="auto"/>
        <w:right w:val="none" w:sz="0" w:space="0" w:color="auto"/>
      </w:divBdr>
    </w:div>
    <w:div w:id="245194539">
      <w:bodyDiv w:val="1"/>
      <w:marLeft w:val="0"/>
      <w:marRight w:val="0"/>
      <w:marTop w:val="0"/>
      <w:marBottom w:val="0"/>
      <w:divBdr>
        <w:top w:val="none" w:sz="0" w:space="0" w:color="auto"/>
        <w:left w:val="none" w:sz="0" w:space="0" w:color="auto"/>
        <w:bottom w:val="none" w:sz="0" w:space="0" w:color="auto"/>
        <w:right w:val="none" w:sz="0" w:space="0" w:color="auto"/>
      </w:divBdr>
    </w:div>
    <w:div w:id="246886796">
      <w:bodyDiv w:val="1"/>
      <w:marLeft w:val="0"/>
      <w:marRight w:val="0"/>
      <w:marTop w:val="0"/>
      <w:marBottom w:val="0"/>
      <w:divBdr>
        <w:top w:val="none" w:sz="0" w:space="0" w:color="auto"/>
        <w:left w:val="none" w:sz="0" w:space="0" w:color="auto"/>
        <w:bottom w:val="none" w:sz="0" w:space="0" w:color="auto"/>
        <w:right w:val="none" w:sz="0" w:space="0" w:color="auto"/>
      </w:divBdr>
    </w:div>
    <w:div w:id="252864063">
      <w:bodyDiv w:val="1"/>
      <w:marLeft w:val="0"/>
      <w:marRight w:val="0"/>
      <w:marTop w:val="0"/>
      <w:marBottom w:val="0"/>
      <w:divBdr>
        <w:top w:val="none" w:sz="0" w:space="0" w:color="auto"/>
        <w:left w:val="none" w:sz="0" w:space="0" w:color="auto"/>
        <w:bottom w:val="none" w:sz="0" w:space="0" w:color="auto"/>
        <w:right w:val="none" w:sz="0" w:space="0" w:color="auto"/>
      </w:divBdr>
    </w:div>
    <w:div w:id="254017735">
      <w:bodyDiv w:val="1"/>
      <w:marLeft w:val="0"/>
      <w:marRight w:val="0"/>
      <w:marTop w:val="0"/>
      <w:marBottom w:val="0"/>
      <w:divBdr>
        <w:top w:val="none" w:sz="0" w:space="0" w:color="auto"/>
        <w:left w:val="none" w:sz="0" w:space="0" w:color="auto"/>
        <w:bottom w:val="none" w:sz="0" w:space="0" w:color="auto"/>
        <w:right w:val="none" w:sz="0" w:space="0" w:color="auto"/>
      </w:divBdr>
    </w:div>
    <w:div w:id="264381920">
      <w:bodyDiv w:val="1"/>
      <w:marLeft w:val="0"/>
      <w:marRight w:val="0"/>
      <w:marTop w:val="0"/>
      <w:marBottom w:val="0"/>
      <w:divBdr>
        <w:top w:val="none" w:sz="0" w:space="0" w:color="auto"/>
        <w:left w:val="none" w:sz="0" w:space="0" w:color="auto"/>
        <w:bottom w:val="none" w:sz="0" w:space="0" w:color="auto"/>
        <w:right w:val="none" w:sz="0" w:space="0" w:color="auto"/>
      </w:divBdr>
    </w:div>
    <w:div w:id="274991521">
      <w:bodyDiv w:val="1"/>
      <w:marLeft w:val="0"/>
      <w:marRight w:val="0"/>
      <w:marTop w:val="0"/>
      <w:marBottom w:val="0"/>
      <w:divBdr>
        <w:top w:val="none" w:sz="0" w:space="0" w:color="auto"/>
        <w:left w:val="none" w:sz="0" w:space="0" w:color="auto"/>
        <w:bottom w:val="none" w:sz="0" w:space="0" w:color="auto"/>
        <w:right w:val="none" w:sz="0" w:space="0" w:color="auto"/>
      </w:divBdr>
    </w:div>
    <w:div w:id="281764806">
      <w:bodyDiv w:val="1"/>
      <w:marLeft w:val="0"/>
      <w:marRight w:val="0"/>
      <w:marTop w:val="0"/>
      <w:marBottom w:val="0"/>
      <w:divBdr>
        <w:top w:val="none" w:sz="0" w:space="0" w:color="auto"/>
        <w:left w:val="none" w:sz="0" w:space="0" w:color="auto"/>
        <w:bottom w:val="none" w:sz="0" w:space="0" w:color="auto"/>
        <w:right w:val="none" w:sz="0" w:space="0" w:color="auto"/>
      </w:divBdr>
    </w:div>
    <w:div w:id="281961998">
      <w:bodyDiv w:val="1"/>
      <w:marLeft w:val="0"/>
      <w:marRight w:val="0"/>
      <w:marTop w:val="0"/>
      <w:marBottom w:val="0"/>
      <w:divBdr>
        <w:top w:val="none" w:sz="0" w:space="0" w:color="auto"/>
        <w:left w:val="none" w:sz="0" w:space="0" w:color="auto"/>
        <w:bottom w:val="none" w:sz="0" w:space="0" w:color="auto"/>
        <w:right w:val="none" w:sz="0" w:space="0" w:color="auto"/>
      </w:divBdr>
    </w:div>
    <w:div w:id="300767602">
      <w:bodyDiv w:val="1"/>
      <w:marLeft w:val="0"/>
      <w:marRight w:val="0"/>
      <w:marTop w:val="0"/>
      <w:marBottom w:val="0"/>
      <w:divBdr>
        <w:top w:val="none" w:sz="0" w:space="0" w:color="auto"/>
        <w:left w:val="none" w:sz="0" w:space="0" w:color="auto"/>
        <w:bottom w:val="none" w:sz="0" w:space="0" w:color="auto"/>
        <w:right w:val="none" w:sz="0" w:space="0" w:color="auto"/>
      </w:divBdr>
    </w:div>
    <w:div w:id="306323124">
      <w:bodyDiv w:val="1"/>
      <w:marLeft w:val="0"/>
      <w:marRight w:val="0"/>
      <w:marTop w:val="0"/>
      <w:marBottom w:val="0"/>
      <w:divBdr>
        <w:top w:val="none" w:sz="0" w:space="0" w:color="auto"/>
        <w:left w:val="none" w:sz="0" w:space="0" w:color="auto"/>
        <w:bottom w:val="none" w:sz="0" w:space="0" w:color="auto"/>
        <w:right w:val="none" w:sz="0" w:space="0" w:color="auto"/>
      </w:divBdr>
    </w:div>
    <w:div w:id="310906826">
      <w:bodyDiv w:val="1"/>
      <w:marLeft w:val="0"/>
      <w:marRight w:val="0"/>
      <w:marTop w:val="0"/>
      <w:marBottom w:val="0"/>
      <w:divBdr>
        <w:top w:val="none" w:sz="0" w:space="0" w:color="auto"/>
        <w:left w:val="none" w:sz="0" w:space="0" w:color="auto"/>
        <w:bottom w:val="none" w:sz="0" w:space="0" w:color="auto"/>
        <w:right w:val="none" w:sz="0" w:space="0" w:color="auto"/>
      </w:divBdr>
    </w:div>
    <w:div w:id="311640933">
      <w:bodyDiv w:val="1"/>
      <w:marLeft w:val="0"/>
      <w:marRight w:val="0"/>
      <w:marTop w:val="0"/>
      <w:marBottom w:val="0"/>
      <w:divBdr>
        <w:top w:val="none" w:sz="0" w:space="0" w:color="auto"/>
        <w:left w:val="none" w:sz="0" w:space="0" w:color="auto"/>
        <w:bottom w:val="none" w:sz="0" w:space="0" w:color="auto"/>
        <w:right w:val="none" w:sz="0" w:space="0" w:color="auto"/>
      </w:divBdr>
    </w:div>
    <w:div w:id="314069537">
      <w:bodyDiv w:val="1"/>
      <w:marLeft w:val="0"/>
      <w:marRight w:val="0"/>
      <w:marTop w:val="0"/>
      <w:marBottom w:val="0"/>
      <w:divBdr>
        <w:top w:val="none" w:sz="0" w:space="0" w:color="auto"/>
        <w:left w:val="none" w:sz="0" w:space="0" w:color="auto"/>
        <w:bottom w:val="none" w:sz="0" w:space="0" w:color="auto"/>
        <w:right w:val="none" w:sz="0" w:space="0" w:color="auto"/>
      </w:divBdr>
    </w:div>
    <w:div w:id="315574498">
      <w:bodyDiv w:val="1"/>
      <w:marLeft w:val="0"/>
      <w:marRight w:val="0"/>
      <w:marTop w:val="0"/>
      <w:marBottom w:val="0"/>
      <w:divBdr>
        <w:top w:val="none" w:sz="0" w:space="0" w:color="auto"/>
        <w:left w:val="none" w:sz="0" w:space="0" w:color="auto"/>
        <w:bottom w:val="none" w:sz="0" w:space="0" w:color="auto"/>
        <w:right w:val="none" w:sz="0" w:space="0" w:color="auto"/>
      </w:divBdr>
    </w:div>
    <w:div w:id="315887850">
      <w:bodyDiv w:val="1"/>
      <w:marLeft w:val="0"/>
      <w:marRight w:val="0"/>
      <w:marTop w:val="0"/>
      <w:marBottom w:val="0"/>
      <w:divBdr>
        <w:top w:val="none" w:sz="0" w:space="0" w:color="auto"/>
        <w:left w:val="none" w:sz="0" w:space="0" w:color="auto"/>
        <w:bottom w:val="none" w:sz="0" w:space="0" w:color="auto"/>
        <w:right w:val="none" w:sz="0" w:space="0" w:color="auto"/>
      </w:divBdr>
    </w:div>
    <w:div w:id="316812167">
      <w:bodyDiv w:val="1"/>
      <w:marLeft w:val="0"/>
      <w:marRight w:val="0"/>
      <w:marTop w:val="0"/>
      <w:marBottom w:val="0"/>
      <w:divBdr>
        <w:top w:val="none" w:sz="0" w:space="0" w:color="auto"/>
        <w:left w:val="none" w:sz="0" w:space="0" w:color="auto"/>
        <w:bottom w:val="none" w:sz="0" w:space="0" w:color="auto"/>
        <w:right w:val="none" w:sz="0" w:space="0" w:color="auto"/>
      </w:divBdr>
    </w:div>
    <w:div w:id="325860311">
      <w:bodyDiv w:val="1"/>
      <w:marLeft w:val="0"/>
      <w:marRight w:val="0"/>
      <w:marTop w:val="0"/>
      <w:marBottom w:val="0"/>
      <w:divBdr>
        <w:top w:val="none" w:sz="0" w:space="0" w:color="auto"/>
        <w:left w:val="none" w:sz="0" w:space="0" w:color="auto"/>
        <w:bottom w:val="none" w:sz="0" w:space="0" w:color="auto"/>
        <w:right w:val="none" w:sz="0" w:space="0" w:color="auto"/>
      </w:divBdr>
    </w:div>
    <w:div w:id="331879987">
      <w:bodyDiv w:val="1"/>
      <w:marLeft w:val="0"/>
      <w:marRight w:val="0"/>
      <w:marTop w:val="0"/>
      <w:marBottom w:val="0"/>
      <w:divBdr>
        <w:top w:val="none" w:sz="0" w:space="0" w:color="auto"/>
        <w:left w:val="none" w:sz="0" w:space="0" w:color="auto"/>
        <w:bottom w:val="none" w:sz="0" w:space="0" w:color="auto"/>
        <w:right w:val="none" w:sz="0" w:space="0" w:color="auto"/>
      </w:divBdr>
    </w:div>
    <w:div w:id="339937463">
      <w:bodyDiv w:val="1"/>
      <w:marLeft w:val="0"/>
      <w:marRight w:val="0"/>
      <w:marTop w:val="0"/>
      <w:marBottom w:val="0"/>
      <w:divBdr>
        <w:top w:val="none" w:sz="0" w:space="0" w:color="auto"/>
        <w:left w:val="none" w:sz="0" w:space="0" w:color="auto"/>
        <w:bottom w:val="none" w:sz="0" w:space="0" w:color="auto"/>
        <w:right w:val="none" w:sz="0" w:space="0" w:color="auto"/>
      </w:divBdr>
    </w:div>
    <w:div w:id="344022956">
      <w:bodyDiv w:val="1"/>
      <w:marLeft w:val="0"/>
      <w:marRight w:val="0"/>
      <w:marTop w:val="0"/>
      <w:marBottom w:val="0"/>
      <w:divBdr>
        <w:top w:val="none" w:sz="0" w:space="0" w:color="auto"/>
        <w:left w:val="none" w:sz="0" w:space="0" w:color="auto"/>
        <w:bottom w:val="none" w:sz="0" w:space="0" w:color="auto"/>
        <w:right w:val="none" w:sz="0" w:space="0" w:color="auto"/>
      </w:divBdr>
    </w:div>
    <w:div w:id="350298061">
      <w:bodyDiv w:val="1"/>
      <w:marLeft w:val="0"/>
      <w:marRight w:val="0"/>
      <w:marTop w:val="0"/>
      <w:marBottom w:val="0"/>
      <w:divBdr>
        <w:top w:val="none" w:sz="0" w:space="0" w:color="auto"/>
        <w:left w:val="none" w:sz="0" w:space="0" w:color="auto"/>
        <w:bottom w:val="none" w:sz="0" w:space="0" w:color="auto"/>
        <w:right w:val="none" w:sz="0" w:space="0" w:color="auto"/>
      </w:divBdr>
    </w:div>
    <w:div w:id="350566760">
      <w:bodyDiv w:val="1"/>
      <w:marLeft w:val="0"/>
      <w:marRight w:val="0"/>
      <w:marTop w:val="0"/>
      <w:marBottom w:val="0"/>
      <w:divBdr>
        <w:top w:val="none" w:sz="0" w:space="0" w:color="auto"/>
        <w:left w:val="none" w:sz="0" w:space="0" w:color="auto"/>
        <w:bottom w:val="none" w:sz="0" w:space="0" w:color="auto"/>
        <w:right w:val="none" w:sz="0" w:space="0" w:color="auto"/>
      </w:divBdr>
    </w:div>
    <w:div w:id="352727777">
      <w:bodyDiv w:val="1"/>
      <w:marLeft w:val="0"/>
      <w:marRight w:val="0"/>
      <w:marTop w:val="0"/>
      <w:marBottom w:val="0"/>
      <w:divBdr>
        <w:top w:val="none" w:sz="0" w:space="0" w:color="auto"/>
        <w:left w:val="none" w:sz="0" w:space="0" w:color="auto"/>
        <w:bottom w:val="none" w:sz="0" w:space="0" w:color="auto"/>
        <w:right w:val="none" w:sz="0" w:space="0" w:color="auto"/>
      </w:divBdr>
    </w:div>
    <w:div w:id="353918139">
      <w:bodyDiv w:val="1"/>
      <w:marLeft w:val="0"/>
      <w:marRight w:val="0"/>
      <w:marTop w:val="0"/>
      <w:marBottom w:val="0"/>
      <w:divBdr>
        <w:top w:val="none" w:sz="0" w:space="0" w:color="auto"/>
        <w:left w:val="none" w:sz="0" w:space="0" w:color="auto"/>
        <w:bottom w:val="none" w:sz="0" w:space="0" w:color="auto"/>
        <w:right w:val="none" w:sz="0" w:space="0" w:color="auto"/>
      </w:divBdr>
    </w:div>
    <w:div w:id="356272282">
      <w:bodyDiv w:val="1"/>
      <w:marLeft w:val="0"/>
      <w:marRight w:val="0"/>
      <w:marTop w:val="0"/>
      <w:marBottom w:val="0"/>
      <w:divBdr>
        <w:top w:val="none" w:sz="0" w:space="0" w:color="auto"/>
        <w:left w:val="none" w:sz="0" w:space="0" w:color="auto"/>
        <w:bottom w:val="none" w:sz="0" w:space="0" w:color="auto"/>
        <w:right w:val="none" w:sz="0" w:space="0" w:color="auto"/>
      </w:divBdr>
    </w:div>
    <w:div w:id="369309127">
      <w:bodyDiv w:val="1"/>
      <w:marLeft w:val="0"/>
      <w:marRight w:val="0"/>
      <w:marTop w:val="0"/>
      <w:marBottom w:val="0"/>
      <w:divBdr>
        <w:top w:val="none" w:sz="0" w:space="0" w:color="auto"/>
        <w:left w:val="none" w:sz="0" w:space="0" w:color="auto"/>
        <w:bottom w:val="none" w:sz="0" w:space="0" w:color="auto"/>
        <w:right w:val="none" w:sz="0" w:space="0" w:color="auto"/>
      </w:divBdr>
    </w:div>
    <w:div w:id="370229453">
      <w:bodyDiv w:val="1"/>
      <w:marLeft w:val="0"/>
      <w:marRight w:val="0"/>
      <w:marTop w:val="0"/>
      <w:marBottom w:val="0"/>
      <w:divBdr>
        <w:top w:val="none" w:sz="0" w:space="0" w:color="auto"/>
        <w:left w:val="none" w:sz="0" w:space="0" w:color="auto"/>
        <w:bottom w:val="none" w:sz="0" w:space="0" w:color="auto"/>
        <w:right w:val="none" w:sz="0" w:space="0" w:color="auto"/>
      </w:divBdr>
    </w:div>
    <w:div w:id="371730783">
      <w:bodyDiv w:val="1"/>
      <w:marLeft w:val="0"/>
      <w:marRight w:val="0"/>
      <w:marTop w:val="0"/>
      <w:marBottom w:val="0"/>
      <w:divBdr>
        <w:top w:val="none" w:sz="0" w:space="0" w:color="auto"/>
        <w:left w:val="none" w:sz="0" w:space="0" w:color="auto"/>
        <w:bottom w:val="none" w:sz="0" w:space="0" w:color="auto"/>
        <w:right w:val="none" w:sz="0" w:space="0" w:color="auto"/>
      </w:divBdr>
    </w:div>
    <w:div w:id="392241776">
      <w:bodyDiv w:val="1"/>
      <w:marLeft w:val="0"/>
      <w:marRight w:val="0"/>
      <w:marTop w:val="0"/>
      <w:marBottom w:val="0"/>
      <w:divBdr>
        <w:top w:val="none" w:sz="0" w:space="0" w:color="auto"/>
        <w:left w:val="none" w:sz="0" w:space="0" w:color="auto"/>
        <w:bottom w:val="none" w:sz="0" w:space="0" w:color="auto"/>
        <w:right w:val="none" w:sz="0" w:space="0" w:color="auto"/>
      </w:divBdr>
    </w:div>
    <w:div w:id="392506550">
      <w:bodyDiv w:val="1"/>
      <w:marLeft w:val="0"/>
      <w:marRight w:val="0"/>
      <w:marTop w:val="0"/>
      <w:marBottom w:val="0"/>
      <w:divBdr>
        <w:top w:val="none" w:sz="0" w:space="0" w:color="auto"/>
        <w:left w:val="none" w:sz="0" w:space="0" w:color="auto"/>
        <w:bottom w:val="none" w:sz="0" w:space="0" w:color="auto"/>
        <w:right w:val="none" w:sz="0" w:space="0" w:color="auto"/>
      </w:divBdr>
    </w:div>
    <w:div w:id="406419099">
      <w:bodyDiv w:val="1"/>
      <w:marLeft w:val="0"/>
      <w:marRight w:val="0"/>
      <w:marTop w:val="0"/>
      <w:marBottom w:val="0"/>
      <w:divBdr>
        <w:top w:val="none" w:sz="0" w:space="0" w:color="auto"/>
        <w:left w:val="none" w:sz="0" w:space="0" w:color="auto"/>
        <w:bottom w:val="none" w:sz="0" w:space="0" w:color="auto"/>
        <w:right w:val="none" w:sz="0" w:space="0" w:color="auto"/>
      </w:divBdr>
    </w:div>
    <w:div w:id="418714288">
      <w:bodyDiv w:val="1"/>
      <w:marLeft w:val="0"/>
      <w:marRight w:val="0"/>
      <w:marTop w:val="0"/>
      <w:marBottom w:val="0"/>
      <w:divBdr>
        <w:top w:val="none" w:sz="0" w:space="0" w:color="auto"/>
        <w:left w:val="none" w:sz="0" w:space="0" w:color="auto"/>
        <w:bottom w:val="none" w:sz="0" w:space="0" w:color="auto"/>
        <w:right w:val="none" w:sz="0" w:space="0" w:color="auto"/>
      </w:divBdr>
    </w:div>
    <w:div w:id="424765146">
      <w:bodyDiv w:val="1"/>
      <w:marLeft w:val="0"/>
      <w:marRight w:val="0"/>
      <w:marTop w:val="0"/>
      <w:marBottom w:val="0"/>
      <w:divBdr>
        <w:top w:val="none" w:sz="0" w:space="0" w:color="auto"/>
        <w:left w:val="none" w:sz="0" w:space="0" w:color="auto"/>
        <w:bottom w:val="none" w:sz="0" w:space="0" w:color="auto"/>
        <w:right w:val="none" w:sz="0" w:space="0" w:color="auto"/>
      </w:divBdr>
    </w:div>
    <w:div w:id="427581314">
      <w:bodyDiv w:val="1"/>
      <w:marLeft w:val="0"/>
      <w:marRight w:val="0"/>
      <w:marTop w:val="0"/>
      <w:marBottom w:val="0"/>
      <w:divBdr>
        <w:top w:val="none" w:sz="0" w:space="0" w:color="auto"/>
        <w:left w:val="none" w:sz="0" w:space="0" w:color="auto"/>
        <w:bottom w:val="none" w:sz="0" w:space="0" w:color="auto"/>
        <w:right w:val="none" w:sz="0" w:space="0" w:color="auto"/>
      </w:divBdr>
    </w:div>
    <w:div w:id="453211966">
      <w:bodyDiv w:val="1"/>
      <w:marLeft w:val="0"/>
      <w:marRight w:val="0"/>
      <w:marTop w:val="0"/>
      <w:marBottom w:val="0"/>
      <w:divBdr>
        <w:top w:val="none" w:sz="0" w:space="0" w:color="auto"/>
        <w:left w:val="none" w:sz="0" w:space="0" w:color="auto"/>
        <w:bottom w:val="none" w:sz="0" w:space="0" w:color="auto"/>
        <w:right w:val="none" w:sz="0" w:space="0" w:color="auto"/>
      </w:divBdr>
    </w:div>
    <w:div w:id="456603031">
      <w:bodyDiv w:val="1"/>
      <w:marLeft w:val="0"/>
      <w:marRight w:val="0"/>
      <w:marTop w:val="0"/>
      <w:marBottom w:val="0"/>
      <w:divBdr>
        <w:top w:val="none" w:sz="0" w:space="0" w:color="auto"/>
        <w:left w:val="none" w:sz="0" w:space="0" w:color="auto"/>
        <w:bottom w:val="none" w:sz="0" w:space="0" w:color="auto"/>
        <w:right w:val="none" w:sz="0" w:space="0" w:color="auto"/>
      </w:divBdr>
    </w:div>
    <w:div w:id="462651185">
      <w:bodyDiv w:val="1"/>
      <w:marLeft w:val="0"/>
      <w:marRight w:val="0"/>
      <w:marTop w:val="0"/>
      <w:marBottom w:val="0"/>
      <w:divBdr>
        <w:top w:val="none" w:sz="0" w:space="0" w:color="auto"/>
        <w:left w:val="none" w:sz="0" w:space="0" w:color="auto"/>
        <w:bottom w:val="none" w:sz="0" w:space="0" w:color="auto"/>
        <w:right w:val="none" w:sz="0" w:space="0" w:color="auto"/>
      </w:divBdr>
    </w:div>
    <w:div w:id="467938358">
      <w:bodyDiv w:val="1"/>
      <w:marLeft w:val="0"/>
      <w:marRight w:val="0"/>
      <w:marTop w:val="0"/>
      <w:marBottom w:val="0"/>
      <w:divBdr>
        <w:top w:val="none" w:sz="0" w:space="0" w:color="auto"/>
        <w:left w:val="none" w:sz="0" w:space="0" w:color="auto"/>
        <w:bottom w:val="none" w:sz="0" w:space="0" w:color="auto"/>
        <w:right w:val="none" w:sz="0" w:space="0" w:color="auto"/>
      </w:divBdr>
    </w:div>
    <w:div w:id="474877377">
      <w:bodyDiv w:val="1"/>
      <w:marLeft w:val="0"/>
      <w:marRight w:val="0"/>
      <w:marTop w:val="0"/>
      <w:marBottom w:val="0"/>
      <w:divBdr>
        <w:top w:val="none" w:sz="0" w:space="0" w:color="auto"/>
        <w:left w:val="none" w:sz="0" w:space="0" w:color="auto"/>
        <w:bottom w:val="none" w:sz="0" w:space="0" w:color="auto"/>
        <w:right w:val="none" w:sz="0" w:space="0" w:color="auto"/>
      </w:divBdr>
    </w:div>
    <w:div w:id="492794022">
      <w:bodyDiv w:val="1"/>
      <w:marLeft w:val="0"/>
      <w:marRight w:val="0"/>
      <w:marTop w:val="0"/>
      <w:marBottom w:val="0"/>
      <w:divBdr>
        <w:top w:val="none" w:sz="0" w:space="0" w:color="auto"/>
        <w:left w:val="none" w:sz="0" w:space="0" w:color="auto"/>
        <w:bottom w:val="none" w:sz="0" w:space="0" w:color="auto"/>
        <w:right w:val="none" w:sz="0" w:space="0" w:color="auto"/>
      </w:divBdr>
    </w:div>
    <w:div w:id="495337977">
      <w:bodyDiv w:val="1"/>
      <w:marLeft w:val="0"/>
      <w:marRight w:val="0"/>
      <w:marTop w:val="0"/>
      <w:marBottom w:val="0"/>
      <w:divBdr>
        <w:top w:val="none" w:sz="0" w:space="0" w:color="auto"/>
        <w:left w:val="none" w:sz="0" w:space="0" w:color="auto"/>
        <w:bottom w:val="none" w:sz="0" w:space="0" w:color="auto"/>
        <w:right w:val="none" w:sz="0" w:space="0" w:color="auto"/>
      </w:divBdr>
    </w:div>
    <w:div w:id="514613326">
      <w:bodyDiv w:val="1"/>
      <w:marLeft w:val="0"/>
      <w:marRight w:val="0"/>
      <w:marTop w:val="0"/>
      <w:marBottom w:val="0"/>
      <w:divBdr>
        <w:top w:val="none" w:sz="0" w:space="0" w:color="auto"/>
        <w:left w:val="none" w:sz="0" w:space="0" w:color="auto"/>
        <w:bottom w:val="none" w:sz="0" w:space="0" w:color="auto"/>
        <w:right w:val="none" w:sz="0" w:space="0" w:color="auto"/>
      </w:divBdr>
    </w:div>
    <w:div w:id="521240370">
      <w:bodyDiv w:val="1"/>
      <w:marLeft w:val="0"/>
      <w:marRight w:val="0"/>
      <w:marTop w:val="0"/>
      <w:marBottom w:val="0"/>
      <w:divBdr>
        <w:top w:val="none" w:sz="0" w:space="0" w:color="auto"/>
        <w:left w:val="none" w:sz="0" w:space="0" w:color="auto"/>
        <w:bottom w:val="none" w:sz="0" w:space="0" w:color="auto"/>
        <w:right w:val="none" w:sz="0" w:space="0" w:color="auto"/>
      </w:divBdr>
    </w:div>
    <w:div w:id="538082749">
      <w:bodyDiv w:val="1"/>
      <w:marLeft w:val="0"/>
      <w:marRight w:val="0"/>
      <w:marTop w:val="0"/>
      <w:marBottom w:val="0"/>
      <w:divBdr>
        <w:top w:val="none" w:sz="0" w:space="0" w:color="auto"/>
        <w:left w:val="none" w:sz="0" w:space="0" w:color="auto"/>
        <w:bottom w:val="none" w:sz="0" w:space="0" w:color="auto"/>
        <w:right w:val="none" w:sz="0" w:space="0" w:color="auto"/>
      </w:divBdr>
    </w:div>
    <w:div w:id="538977994">
      <w:bodyDiv w:val="1"/>
      <w:marLeft w:val="0"/>
      <w:marRight w:val="0"/>
      <w:marTop w:val="0"/>
      <w:marBottom w:val="0"/>
      <w:divBdr>
        <w:top w:val="none" w:sz="0" w:space="0" w:color="auto"/>
        <w:left w:val="none" w:sz="0" w:space="0" w:color="auto"/>
        <w:bottom w:val="none" w:sz="0" w:space="0" w:color="auto"/>
        <w:right w:val="none" w:sz="0" w:space="0" w:color="auto"/>
      </w:divBdr>
    </w:div>
    <w:div w:id="542789769">
      <w:bodyDiv w:val="1"/>
      <w:marLeft w:val="0"/>
      <w:marRight w:val="0"/>
      <w:marTop w:val="0"/>
      <w:marBottom w:val="0"/>
      <w:divBdr>
        <w:top w:val="none" w:sz="0" w:space="0" w:color="auto"/>
        <w:left w:val="none" w:sz="0" w:space="0" w:color="auto"/>
        <w:bottom w:val="none" w:sz="0" w:space="0" w:color="auto"/>
        <w:right w:val="none" w:sz="0" w:space="0" w:color="auto"/>
      </w:divBdr>
    </w:div>
    <w:div w:id="557790832">
      <w:bodyDiv w:val="1"/>
      <w:marLeft w:val="0"/>
      <w:marRight w:val="0"/>
      <w:marTop w:val="0"/>
      <w:marBottom w:val="0"/>
      <w:divBdr>
        <w:top w:val="none" w:sz="0" w:space="0" w:color="auto"/>
        <w:left w:val="none" w:sz="0" w:space="0" w:color="auto"/>
        <w:bottom w:val="none" w:sz="0" w:space="0" w:color="auto"/>
        <w:right w:val="none" w:sz="0" w:space="0" w:color="auto"/>
      </w:divBdr>
    </w:div>
    <w:div w:id="561409081">
      <w:bodyDiv w:val="1"/>
      <w:marLeft w:val="0"/>
      <w:marRight w:val="0"/>
      <w:marTop w:val="0"/>
      <w:marBottom w:val="0"/>
      <w:divBdr>
        <w:top w:val="none" w:sz="0" w:space="0" w:color="auto"/>
        <w:left w:val="none" w:sz="0" w:space="0" w:color="auto"/>
        <w:bottom w:val="none" w:sz="0" w:space="0" w:color="auto"/>
        <w:right w:val="none" w:sz="0" w:space="0" w:color="auto"/>
      </w:divBdr>
    </w:div>
    <w:div w:id="577249743">
      <w:bodyDiv w:val="1"/>
      <w:marLeft w:val="0"/>
      <w:marRight w:val="0"/>
      <w:marTop w:val="0"/>
      <w:marBottom w:val="0"/>
      <w:divBdr>
        <w:top w:val="none" w:sz="0" w:space="0" w:color="auto"/>
        <w:left w:val="none" w:sz="0" w:space="0" w:color="auto"/>
        <w:bottom w:val="none" w:sz="0" w:space="0" w:color="auto"/>
        <w:right w:val="none" w:sz="0" w:space="0" w:color="auto"/>
      </w:divBdr>
    </w:div>
    <w:div w:id="583993320">
      <w:bodyDiv w:val="1"/>
      <w:marLeft w:val="0"/>
      <w:marRight w:val="0"/>
      <w:marTop w:val="0"/>
      <w:marBottom w:val="0"/>
      <w:divBdr>
        <w:top w:val="none" w:sz="0" w:space="0" w:color="auto"/>
        <w:left w:val="none" w:sz="0" w:space="0" w:color="auto"/>
        <w:bottom w:val="none" w:sz="0" w:space="0" w:color="auto"/>
        <w:right w:val="none" w:sz="0" w:space="0" w:color="auto"/>
      </w:divBdr>
    </w:div>
    <w:div w:id="587429006">
      <w:bodyDiv w:val="1"/>
      <w:marLeft w:val="0"/>
      <w:marRight w:val="0"/>
      <w:marTop w:val="0"/>
      <w:marBottom w:val="0"/>
      <w:divBdr>
        <w:top w:val="none" w:sz="0" w:space="0" w:color="auto"/>
        <w:left w:val="none" w:sz="0" w:space="0" w:color="auto"/>
        <w:bottom w:val="none" w:sz="0" w:space="0" w:color="auto"/>
        <w:right w:val="none" w:sz="0" w:space="0" w:color="auto"/>
      </w:divBdr>
    </w:div>
    <w:div w:id="590163694">
      <w:bodyDiv w:val="1"/>
      <w:marLeft w:val="0"/>
      <w:marRight w:val="0"/>
      <w:marTop w:val="0"/>
      <w:marBottom w:val="0"/>
      <w:divBdr>
        <w:top w:val="none" w:sz="0" w:space="0" w:color="auto"/>
        <w:left w:val="none" w:sz="0" w:space="0" w:color="auto"/>
        <w:bottom w:val="none" w:sz="0" w:space="0" w:color="auto"/>
        <w:right w:val="none" w:sz="0" w:space="0" w:color="auto"/>
      </w:divBdr>
    </w:div>
    <w:div w:id="599677878">
      <w:bodyDiv w:val="1"/>
      <w:marLeft w:val="0"/>
      <w:marRight w:val="0"/>
      <w:marTop w:val="0"/>
      <w:marBottom w:val="0"/>
      <w:divBdr>
        <w:top w:val="none" w:sz="0" w:space="0" w:color="auto"/>
        <w:left w:val="none" w:sz="0" w:space="0" w:color="auto"/>
        <w:bottom w:val="none" w:sz="0" w:space="0" w:color="auto"/>
        <w:right w:val="none" w:sz="0" w:space="0" w:color="auto"/>
      </w:divBdr>
    </w:div>
    <w:div w:id="604927855">
      <w:bodyDiv w:val="1"/>
      <w:marLeft w:val="0"/>
      <w:marRight w:val="0"/>
      <w:marTop w:val="0"/>
      <w:marBottom w:val="0"/>
      <w:divBdr>
        <w:top w:val="none" w:sz="0" w:space="0" w:color="auto"/>
        <w:left w:val="none" w:sz="0" w:space="0" w:color="auto"/>
        <w:bottom w:val="none" w:sz="0" w:space="0" w:color="auto"/>
        <w:right w:val="none" w:sz="0" w:space="0" w:color="auto"/>
      </w:divBdr>
    </w:div>
    <w:div w:id="605967479">
      <w:bodyDiv w:val="1"/>
      <w:marLeft w:val="0"/>
      <w:marRight w:val="0"/>
      <w:marTop w:val="0"/>
      <w:marBottom w:val="0"/>
      <w:divBdr>
        <w:top w:val="none" w:sz="0" w:space="0" w:color="auto"/>
        <w:left w:val="none" w:sz="0" w:space="0" w:color="auto"/>
        <w:bottom w:val="none" w:sz="0" w:space="0" w:color="auto"/>
        <w:right w:val="none" w:sz="0" w:space="0" w:color="auto"/>
      </w:divBdr>
    </w:div>
    <w:div w:id="612201848">
      <w:bodyDiv w:val="1"/>
      <w:marLeft w:val="0"/>
      <w:marRight w:val="0"/>
      <w:marTop w:val="0"/>
      <w:marBottom w:val="0"/>
      <w:divBdr>
        <w:top w:val="none" w:sz="0" w:space="0" w:color="auto"/>
        <w:left w:val="none" w:sz="0" w:space="0" w:color="auto"/>
        <w:bottom w:val="none" w:sz="0" w:space="0" w:color="auto"/>
        <w:right w:val="none" w:sz="0" w:space="0" w:color="auto"/>
      </w:divBdr>
    </w:div>
    <w:div w:id="612980474">
      <w:bodyDiv w:val="1"/>
      <w:marLeft w:val="0"/>
      <w:marRight w:val="0"/>
      <w:marTop w:val="0"/>
      <w:marBottom w:val="0"/>
      <w:divBdr>
        <w:top w:val="none" w:sz="0" w:space="0" w:color="auto"/>
        <w:left w:val="none" w:sz="0" w:space="0" w:color="auto"/>
        <w:bottom w:val="none" w:sz="0" w:space="0" w:color="auto"/>
        <w:right w:val="none" w:sz="0" w:space="0" w:color="auto"/>
      </w:divBdr>
      <w:divsChild>
        <w:div w:id="616108568">
          <w:marLeft w:val="0"/>
          <w:marRight w:val="0"/>
          <w:marTop w:val="0"/>
          <w:marBottom w:val="0"/>
          <w:divBdr>
            <w:top w:val="none" w:sz="0" w:space="0" w:color="auto"/>
            <w:left w:val="none" w:sz="0" w:space="0" w:color="auto"/>
            <w:bottom w:val="none" w:sz="0" w:space="0" w:color="auto"/>
            <w:right w:val="none" w:sz="0" w:space="0" w:color="auto"/>
          </w:divBdr>
        </w:div>
        <w:div w:id="980114597">
          <w:marLeft w:val="0"/>
          <w:marRight w:val="0"/>
          <w:marTop w:val="0"/>
          <w:marBottom w:val="0"/>
          <w:divBdr>
            <w:top w:val="single" w:sz="2" w:space="0" w:color="D9D9E3"/>
            <w:left w:val="single" w:sz="2" w:space="0" w:color="D9D9E3"/>
            <w:bottom w:val="single" w:sz="2" w:space="0" w:color="D9D9E3"/>
            <w:right w:val="single" w:sz="2" w:space="0" w:color="D9D9E3"/>
          </w:divBdr>
          <w:divsChild>
            <w:div w:id="195388024">
              <w:marLeft w:val="0"/>
              <w:marRight w:val="0"/>
              <w:marTop w:val="0"/>
              <w:marBottom w:val="0"/>
              <w:divBdr>
                <w:top w:val="single" w:sz="2" w:space="0" w:color="D9D9E3"/>
                <w:left w:val="single" w:sz="2" w:space="0" w:color="D9D9E3"/>
                <w:bottom w:val="single" w:sz="2" w:space="0" w:color="D9D9E3"/>
                <w:right w:val="single" w:sz="2" w:space="0" w:color="D9D9E3"/>
              </w:divBdr>
              <w:divsChild>
                <w:div w:id="2049260805">
                  <w:marLeft w:val="0"/>
                  <w:marRight w:val="0"/>
                  <w:marTop w:val="0"/>
                  <w:marBottom w:val="0"/>
                  <w:divBdr>
                    <w:top w:val="single" w:sz="2" w:space="0" w:color="D9D9E3"/>
                    <w:left w:val="single" w:sz="2" w:space="0" w:color="D9D9E3"/>
                    <w:bottom w:val="single" w:sz="2" w:space="0" w:color="D9D9E3"/>
                    <w:right w:val="single" w:sz="2" w:space="0" w:color="D9D9E3"/>
                  </w:divBdr>
                  <w:divsChild>
                    <w:div w:id="1107000392">
                      <w:marLeft w:val="0"/>
                      <w:marRight w:val="0"/>
                      <w:marTop w:val="0"/>
                      <w:marBottom w:val="0"/>
                      <w:divBdr>
                        <w:top w:val="single" w:sz="2" w:space="0" w:color="D9D9E3"/>
                        <w:left w:val="single" w:sz="2" w:space="0" w:color="D9D9E3"/>
                        <w:bottom w:val="single" w:sz="2" w:space="0" w:color="D9D9E3"/>
                        <w:right w:val="single" w:sz="2" w:space="0" w:color="D9D9E3"/>
                      </w:divBdr>
                      <w:divsChild>
                        <w:div w:id="366567426">
                          <w:marLeft w:val="0"/>
                          <w:marRight w:val="0"/>
                          <w:marTop w:val="0"/>
                          <w:marBottom w:val="0"/>
                          <w:divBdr>
                            <w:top w:val="single" w:sz="2" w:space="0" w:color="D9D9E3"/>
                            <w:left w:val="single" w:sz="2" w:space="0" w:color="D9D9E3"/>
                            <w:bottom w:val="single" w:sz="2" w:space="0" w:color="D9D9E3"/>
                            <w:right w:val="single" w:sz="2" w:space="0" w:color="D9D9E3"/>
                          </w:divBdr>
                          <w:divsChild>
                            <w:div w:id="1693804125">
                              <w:marLeft w:val="0"/>
                              <w:marRight w:val="0"/>
                              <w:marTop w:val="100"/>
                              <w:marBottom w:val="100"/>
                              <w:divBdr>
                                <w:top w:val="single" w:sz="2" w:space="0" w:color="D9D9E3"/>
                                <w:left w:val="single" w:sz="2" w:space="0" w:color="D9D9E3"/>
                                <w:bottom w:val="single" w:sz="2" w:space="0" w:color="D9D9E3"/>
                                <w:right w:val="single" w:sz="2" w:space="0" w:color="D9D9E3"/>
                              </w:divBdr>
                              <w:divsChild>
                                <w:div w:id="1217356769">
                                  <w:marLeft w:val="0"/>
                                  <w:marRight w:val="0"/>
                                  <w:marTop w:val="0"/>
                                  <w:marBottom w:val="0"/>
                                  <w:divBdr>
                                    <w:top w:val="single" w:sz="2" w:space="0" w:color="D9D9E3"/>
                                    <w:left w:val="single" w:sz="2" w:space="0" w:color="D9D9E3"/>
                                    <w:bottom w:val="single" w:sz="2" w:space="0" w:color="D9D9E3"/>
                                    <w:right w:val="single" w:sz="2" w:space="0" w:color="D9D9E3"/>
                                  </w:divBdr>
                                  <w:divsChild>
                                    <w:div w:id="108934143">
                                      <w:marLeft w:val="0"/>
                                      <w:marRight w:val="0"/>
                                      <w:marTop w:val="0"/>
                                      <w:marBottom w:val="0"/>
                                      <w:divBdr>
                                        <w:top w:val="single" w:sz="2" w:space="0" w:color="D9D9E3"/>
                                        <w:left w:val="single" w:sz="2" w:space="0" w:color="D9D9E3"/>
                                        <w:bottom w:val="single" w:sz="2" w:space="0" w:color="D9D9E3"/>
                                        <w:right w:val="single" w:sz="2" w:space="0" w:color="D9D9E3"/>
                                      </w:divBdr>
                                      <w:divsChild>
                                        <w:div w:id="101848719">
                                          <w:marLeft w:val="0"/>
                                          <w:marRight w:val="0"/>
                                          <w:marTop w:val="0"/>
                                          <w:marBottom w:val="0"/>
                                          <w:divBdr>
                                            <w:top w:val="single" w:sz="2" w:space="0" w:color="D9D9E3"/>
                                            <w:left w:val="single" w:sz="2" w:space="0" w:color="D9D9E3"/>
                                            <w:bottom w:val="single" w:sz="2" w:space="0" w:color="D9D9E3"/>
                                            <w:right w:val="single" w:sz="2" w:space="0" w:color="D9D9E3"/>
                                          </w:divBdr>
                                          <w:divsChild>
                                            <w:div w:id="1272586362">
                                              <w:marLeft w:val="0"/>
                                              <w:marRight w:val="0"/>
                                              <w:marTop w:val="0"/>
                                              <w:marBottom w:val="0"/>
                                              <w:divBdr>
                                                <w:top w:val="single" w:sz="2" w:space="0" w:color="D9D9E3"/>
                                                <w:left w:val="single" w:sz="2" w:space="0" w:color="D9D9E3"/>
                                                <w:bottom w:val="single" w:sz="2" w:space="0" w:color="D9D9E3"/>
                                                <w:right w:val="single" w:sz="2" w:space="0" w:color="D9D9E3"/>
                                              </w:divBdr>
                                              <w:divsChild>
                                                <w:div w:id="2115856637">
                                                  <w:marLeft w:val="0"/>
                                                  <w:marRight w:val="0"/>
                                                  <w:marTop w:val="0"/>
                                                  <w:marBottom w:val="0"/>
                                                  <w:divBdr>
                                                    <w:top w:val="single" w:sz="2" w:space="0" w:color="D9D9E3"/>
                                                    <w:left w:val="single" w:sz="2" w:space="0" w:color="D9D9E3"/>
                                                    <w:bottom w:val="single" w:sz="2" w:space="0" w:color="D9D9E3"/>
                                                    <w:right w:val="single" w:sz="2" w:space="0" w:color="D9D9E3"/>
                                                  </w:divBdr>
                                                  <w:divsChild>
                                                    <w:div w:id="1783525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615915314">
      <w:bodyDiv w:val="1"/>
      <w:marLeft w:val="0"/>
      <w:marRight w:val="0"/>
      <w:marTop w:val="0"/>
      <w:marBottom w:val="0"/>
      <w:divBdr>
        <w:top w:val="none" w:sz="0" w:space="0" w:color="auto"/>
        <w:left w:val="none" w:sz="0" w:space="0" w:color="auto"/>
        <w:bottom w:val="none" w:sz="0" w:space="0" w:color="auto"/>
        <w:right w:val="none" w:sz="0" w:space="0" w:color="auto"/>
      </w:divBdr>
    </w:div>
    <w:div w:id="616833894">
      <w:bodyDiv w:val="1"/>
      <w:marLeft w:val="0"/>
      <w:marRight w:val="0"/>
      <w:marTop w:val="0"/>
      <w:marBottom w:val="0"/>
      <w:divBdr>
        <w:top w:val="none" w:sz="0" w:space="0" w:color="auto"/>
        <w:left w:val="none" w:sz="0" w:space="0" w:color="auto"/>
        <w:bottom w:val="none" w:sz="0" w:space="0" w:color="auto"/>
        <w:right w:val="none" w:sz="0" w:space="0" w:color="auto"/>
      </w:divBdr>
    </w:div>
    <w:div w:id="620379432">
      <w:bodyDiv w:val="1"/>
      <w:marLeft w:val="0"/>
      <w:marRight w:val="0"/>
      <w:marTop w:val="0"/>
      <w:marBottom w:val="0"/>
      <w:divBdr>
        <w:top w:val="none" w:sz="0" w:space="0" w:color="auto"/>
        <w:left w:val="none" w:sz="0" w:space="0" w:color="auto"/>
        <w:bottom w:val="none" w:sz="0" w:space="0" w:color="auto"/>
        <w:right w:val="none" w:sz="0" w:space="0" w:color="auto"/>
      </w:divBdr>
    </w:div>
    <w:div w:id="625737980">
      <w:bodyDiv w:val="1"/>
      <w:marLeft w:val="0"/>
      <w:marRight w:val="0"/>
      <w:marTop w:val="0"/>
      <w:marBottom w:val="0"/>
      <w:divBdr>
        <w:top w:val="none" w:sz="0" w:space="0" w:color="auto"/>
        <w:left w:val="none" w:sz="0" w:space="0" w:color="auto"/>
        <w:bottom w:val="none" w:sz="0" w:space="0" w:color="auto"/>
        <w:right w:val="none" w:sz="0" w:space="0" w:color="auto"/>
      </w:divBdr>
    </w:div>
    <w:div w:id="628050134">
      <w:bodyDiv w:val="1"/>
      <w:marLeft w:val="0"/>
      <w:marRight w:val="0"/>
      <w:marTop w:val="0"/>
      <w:marBottom w:val="0"/>
      <w:divBdr>
        <w:top w:val="none" w:sz="0" w:space="0" w:color="auto"/>
        <w:left w:val="none" w:sz="0" w:space="0" w:color="auto"/>
        <w:bottom w:val="none" w:sz="0" w:space="0" w:color="auto"/>
        <w:right w:val="none" w:sz="0" w:space="0" w:color="auto"/>
      </w:divBdr>
    </w:div>
    <w:div w:id="636766773">
      <w:bodyDiv w:val="1"/>
      <w:marLeft w:val="0"/>
      <w:marRight w:val="0"/>
      <w:marTop w:val="0"/>
      <w:marBottom w:val="0"/>
      <w:divBdr>
        <w:top w:val="none" w:sz="0" w:space="0" w:color="auto"/>
        <w:left w:val="none" w:sz="0" w:space="0" w:color="auto"/>
        <w:bottom w:val="none" w:sz="0" w:space="0" w:color="auto"/>
        <w:right w:val="none" w:sz="0" w:space="0" w:color="auto"/>
      </w:divBdr>
    </w:div>
    <w:div w:id="639384206">
      <w:bodyDiv w:val="1"/>
      <w:marLeft w:val="0"/>
      <w:marRight w:val="0"/>
      <w:marTop w:val="0"/>
      <w:marBottom w:val="0"/>
      <w:divBdr>
        <w:top w:val="none" w:sz="0" w:space="0" w:color="auto"/>
        <w:left w:val="none" w:sz="0" w:space="0" w:color="auto"/>
        <w:bottom w:val="none" w:sz="0" w:space="0" w:color="auto"/>
        <w:right w:val="none" w:sz="0" w:space="0" w:color="auto"/>
      </w:divBdr>
    </w:div>
    <w:div w:id="642008423">
      <w:bodyDiv w:val="1"/>
      <w:marLeft w:val="0"/>
      <w:marRight w:val="0"/>
      <w:marTop w:val="0"/>
      <w:marBottom w:val="0"/>
      <w:divBdr>
        <w:top w:val="none" w:sz="0" w:space="0" w:color="auto"/>
        <w:left w:val="none" w:sz="0" w:space="0" w:color="auto"/>
        <w:bottom w:val="none" w:sz="0" w:space="0" w:color="auto"/>
        <w:right w:val="none" w:sz="0" w:space="0" w:color="auto"/>
      </w:divBdr>
    </w:div>
    <w:div w:id="647125621">
      <w:bodyDiv w:val="1"/>
      <w:marLeft w:val="0"/>
      <w:marRight w:val="0"/>
      <w:marTop w:val="0"/>
      <w:marBottom w:val="0"/>
      <w:divBdr>
        <w:top w:val="none" w:sz="0" w:space="0" w:color="auto"/>
        <w:left w:val="none" w:sz="0" w:space="0" w:color="auto"/>
        <w:bottom w:val="none" w:sz="0" w:space="0" w:color="auto"/>
        <w:right w:val="none" w:sz="0" w:space="0" w:color="auto"/>
      </w:divBdr>
    </w:div>
    <w:div w:id="650444905">
      <w:bodyDiv w:val="1"/>
      <w:marLeft w:val="0"/>
      <w:marRight w:val="0"/>
      <w:marTop w:val="0"/>
      <w:marBottom w:val="0"/>
      <w:divBdr>
        <w:top w:val="none" w:sz="0" w:space="0" w:color="auto"/>
        <w:left w:val="none" w:sz="0" w:space="0" w:color="auto"/>
        <w:bottom w:val="none" w:sz="0" w:space="0" w:color="auto"/>
        <w:right w:val="none" w:sz="0" w:space="0" w:color="auto"/>
      </w:divBdr>
    </w:div>
    <w:div w:id="651254025">
      <w:bodyDiv w:val="1"/>
      <w:marLeft w:val="0"/>
      <w:marRight w:val="0"/>
      <w:marTop w:val="0"/>
      <w:marBottom w:val="0"/>
      <w:divBdr>
        <w:top w:val="none" w:sz="0" w:space="0" w:color="auto"/>
        <w:left w:val="none" w:sz="0" w:space="0" w:color="auto"/>
        <w:bottom w:val="none" w:sz="0" w:space="0" w:color="auto"/>
        <w:right w:val="none" w:sz="0" w:space="0" w:color="auto"/>
      </w:divBdr>
    </w:div>
    <w:div w:id="652948215">
      <w:bodyDiv w:val="1"/>
      <w:marLeft w:val="0"/>
      <w:marRight w:val="0"/>
      <w:marTop w:val="0"/>
      <w:marBottom w:val="0"/>
      <w:divBdr>
        <w:top w:val="none" w:sz="0" w:space="0" w:color="auto"/>
        <w:left w:val="none" w:sz="0" w:space="0" w:color="auto"/>
        <w:bottom w:val="none" w:sz="0" w:space="0" w:color="auto"/>
        <w:right w:val="none" w:sz="0" w:space="0" w:color="auto"/>
      </w:divBdr>
    </w:div>
    <w:div w:id="673654059">
      <w:bodyDiv w:val="1"/>
      <w:marLeft w:val="0"/>
      <w:marRight w:val="0"/>
      <w:marTop w:val="0"/>
      <w:marBottom w:val="0"/>
      <w:divBdr>
        <w:top w:val="none" w:sz="0" w:space="0" w:color="auto"/>
        <w:left w:val="none" w:sz="0" w:space="0" w:color="auto"/>
        <w:bottom w:val="none" w:sz="0" w:space="0" w:color="auto"/>
        <w:right w:val="none" w:sz="0" w:space="0" w:color="auto"/>
      </w:divBdr>
    </w:div>
    <w:div w:id="674764119">
      <w:bodyDiv w:val="1"/>
      <w:marLeft w:val="0"/>
      <w:marRight w:val="0"/>
      <w:marTop w:val="0"/>
      <w:marBottom w:val="0"/>
      <w:divBdr>
        <w:top w:val="none" w:sz="0" w:space="0" w:color="auto"/>
        <w:left w:val="none" w:sz="0" w:space="0" w:color="auto"/>
        <w:bottom w:val="none" w:sz="0" w:space="0" w:color="auto"/>
        <w:right w:val="none" w:sz="0" w:space="0" w:color="auto"/>
      </w:divBdr>
    </w:div>
    <w:div w:id="678047863">
      <w:bodyDiv w:val="1"/>
      <w:marLeft w:val="0"/>
      <w:marRight w:val="0"/>
      <w:marTop w:val="0"/>
      <w:marBottom w:val="0"/>
      <w:divBdr>
        <w:top w:val="none" w:sz="0" w:space="0" w:color="auto"/>
        <w:left w:val="none" w:sz="0" w:space="0" w:color="auto"/>
        <w:bottom w:val="none" w:sz="0" w:space="0" w:color="auto"/>
        <w:right w:val="none" w:sz="0" w:space="0" w:color="auto"/>
      </w:divBdr>
    </w:div>
    <w:div w:id="683630489">
      <w:bodyDiv w:val="1"/>
      <w:marLeft w:val="0"/>
      <w:marRight w:val="0"/>
      <w:marTop w:val="0"/>
      <w:marBottom w:val="0"/>
      <w:divBdr>
        <w:top w:val="none" w:sz="0" w:space="0" w:color="auto"/>
        <w:left w:val="none" w:sz="0" w:space="0" w:color="auto"/>
        <w:bottom w:val="none" w:sz="0" w:space="0" w:color="auto"/>
        <w:right w:val="none" w:sz="0" w:space="0" w:color="auto"/>
      </w:divBdr>
    </w:div>
    <w:div w:id="684985681">
      <w:bodyDiv w:val="1"/>
      <w:marLeft w:val="0"/>
      <w:marRight w:val="0"/>
      <w:marTop w:val="0"/>
      <w:marBottom w:val="0"/>
      <w:divBdr>
        <w:top w:val="none" w:sz="0" w:space="0" w:color="auto"/>
        <w:left w:val="none" w:sz="0" w:space="0" w:color="auto"/>
        <w:bottom w:val="none" w:sz="0" w:space="0" w:color="auto"/>
        <w:right w:val="none" w:sz="0" w:space="0" w:color="auto"/>
      </w:divBdr>
    </w:div>
    <w:div w:id="692613231">
      <w:bodyDiv w:val="1"/>
      <w:marLeft w:val="0"/>
      <w:marRight w:val="0"/>
      <w:marTop w:val="0"/>
      <w:marBottom w:val="0"/>
      <w:divBdr>
        <w:top w:val="none" w:sz="0" w:space="0" w:color="auto"/>
        <w:left w:val="none" w:sz="0" w:space="0" w:color="auto"/>
        <w:bottom w:val="none" w:sz="0" w:space="0" w:color="auto"/>
        <w:right w:val="none" w:sz="0" w:space="0" w:color="auto"/>
      </w:divBdr>
    </w:div>
    <w:div w:id="705712405">
      <w:bodyDiv w:val="1"/>
      <w:marLeft w:val="0"/>
      <w:marRight w:val="0"/>
      <w:marTop w:val="0"/>
      <w:marBottom w:val="0"/>
      <w:divBdr>
        <w:top w:val="none" w:sz="0" w:space="0" w:color="auto"/>
        <w:left w:val="none" w:sz="0" w:space="0" w:color="auto"/>
        <w:bottom w:val="none" w:sz="0" w:space="0" w:color="auto"/>
        <w:right w:val="none" w:sz="0" w:space="0" w:color="auto"/>
      </w:divBdr>
    </w:div>
    <w:div w:id="705712549">
      <w:bodyDiv w:val="1"/>
      <w:marLeft w:val="0"/>
      <w:marRight w:val="0"/>
      <w:marTop w:val="0"/>
      <w:marBottom w:val="0"/>
      <w:divBdr>
        <w:top w:val="none" w:sz="0" w:space="0" w:color="auto"/>
        <w:left w:val="none" w:sz="0" w:space="0" w:color="auto"/>
        <w:bottom w:val="none" w:sz="0" w:space="0" w:color="auto"/>
        <w:right w:val="none" w:sz="0" w:space="0" w:color="auto"/>
      </w:divBdr>
    </w:div>
    <w:div w:id="708602532">
      <w:bodyDiv w:val="1"/>
      <w:marLeft w:val="0"/>
      <w:marRight w:val="0"/>
      <w:marTop w:val="0"/>
      <w:marBottom w:val="0"/>
      <w:divBdr>
        <w:top w:val="none" w:sz="0" w:space="0" w:color="auto"/>
        <w:left w:val="none" w:sz="0" w:space="0" w:color="auto"/>
        <w:bottom w:val="none" w:sz="0" w:space="0" w:color="auto"/>
        <w:right w:val="none" w:sz="0" w:space="0" w:color="auto"/>
      </w:divBdr>
    </w:div>
    <w:div w:id="719597103">
      <w:bodyDiv w:val="1"/>
      <w:marLeft w:val="0"/>
      <w:marRight w:val="0"/>
      <w:marTop w:val="0"/>
      <w:marBottom w:val="0"/>
      <w:divBdr>
        <w:top w:val="none" w:sz="0" w:space="0" w:color="auto"/>
        <w:left w:val="none" w:sz="0" w:space="0" w:color="auto"/>
        <w:bottom w:val="none" w:sz="0" w:space="0" w:color="auto"/>
        <w:right w:val="none" w:sz="0" w:space="0" w:color="auto"/>
      </w:divBdr>
    </w:div>
    <w:div w:id="720715647">
      <w:bodyDiv w:val="1"/>
      <w:marLeft w:val="0"/>
      <w:marRight w:val="0"/>
      <w:marTop w:val="0"/>
      <w:marBottom w:val="0"/>
      <w:divBdr>
        <w:top w:val="none" w:sz="0" w:space="0" w:color="auto"/>
        <w:left w:val="none" w:sz="0" w:space="0" w:color="auto"/>
        <w:bottom w:val="none" w:sz="0" w:space="0" w:color="auto"/>
        <w:right w:val="none" w:sz="0" w:space="0" w:color="auto"/>
      </w:divBdr>
    </w:div>
    <w:div w:id="726564107">
      <w:bodyDiv w:val="1"/>
      <w:marLeft w:val="0"/>
      <w:marRight w:val="0"/>
      <w:marTop w:val="0"/>
      <w:marBottom w:val="0"/>
      <w:divBdr>
        <w:top w:val="none" w:sz="0" w:space="0" w:color="auto"/>
        <w:left w:val="none" w:sz="0" w:space="0" w:color="auto"/>
        <w:bottom w:val="none" w:sz="0" w:space="0" w:color="auto"/>
        <w:right w:val="none" w:sz="0" w:space="0" w:color="auto"/>
      </w:divBdr>
    </w:div>
    <w:div w:id="729841558">
      <w:bodyDiv w:val="1"/>
      <w:marLeft w:val="0"/>
      <w:marRight w:val="0"/>
      <w:marTop w:val="0"/>
      <w:marBottom w:val="0"/>
      <w:divBdr>
        <w:top w:val="none" w:sz="0" w:space="0" w:color="auto"/>
        <w:left w:val="none" w:sz="0" w:space="0" w:color="auto"/>
        <w:bottom w:val="none" w:sz="0" w:space="0" w:color="auto"/>
        <w:right w:val="none" w:sz="0" w:space="0" w:color="auto"/>
      </w:divBdr>
    </w:div>
    <w:div w:id="730033514">
      <w:bodyDiv w:val="1"/>
      <w:marLeft w:val="0"/>
      <w:marRight w:val="0"/>
      <w:marTop w:val="0"/>
      <w:marBottom w:val="0"/>
      <w:divBdr>
        <w:top w:val="none" w:sz="0" w:space="0" w:color="auto"/>
        <w:left w:val="none" w:sz="0" w:space="0" w:color="auto"/>
        <w:bottom w:val="none" w:sz="0" w:space="0" w:color="auto"/>
        <w:right w:val="none" w:sz="0" w:space="0" w:color="auto"/>
      </w:divBdr>
    </w:div>
    <w:div w:id="738937838">
      <w:bodyDiv w:val="1"/>
      <w:marLeft w:val="0"/>
      <w:marRight w:val="0"/>
      <w:marTop w:val="0"/>
      <w:marBottom w:val="0"/>
      <w:divBdr>
        <w:top w:val="none" w:sz="0" w:space="0" w:color="auto"/>
        <w:left w:val="none" w:sz="0" w:space="0" w:color="auto"/>
        <w:bottom w:val="none" w:sz="0" w:space="0" w:color="auto"/>
        <w:right w:val="none" w:sz="0" w:space="0" w:color="auto"/>
      </w:divBdr>
    </w:div>
    <w:div w:id="747508024">
      <w:bodyDiv w:val="1"/>
      <w:marLeft w:val="0"/>
      <w:marRight w:val="0"/>
      <w:marTop w:val="0"/>
      <w:marBottom w:val="0"/>
      <w:divBdr>
        <w:top w:val="none" w:sz="0" w:space="0" w:color="auto"/>
        <w:left w:val="none" w:sz="0" w:space="0" w:color="auto"/>
        <w:bottom w:val="none" w:sz="0" w:space="0" w:color="auto"/>
        <w:right w:val="none" w:sz="0" w:space="0" w:color="auto"/>
      </w:divBdr>
    </w:div>
    <w:div w:id="759446307">
      <w:bodyDiv w:val="1"/>
      <w:marLeft w:val="0"/>
      <w:marRight w:val="0"/>
      <w:marTop w:val="0"/>
      <w:marBottom w:val="0"/>
      <w:divBdr>
        <w:top w:val="none" w:sz="0" w:space="0" w:color="auto"/>
        <w:left w:val="none" w:sz="0" w:space="0" w:color="auto"/>
        <w:bottom w:val="none" w:sz="0" w:space="0" w:color="auto"/>
        <w:right w:val="none" w:sz="0" w:space="0" w:color="auto"/>
      </w:divBdr>
    </w:div>
    <w:div w:id="767189665">
      <w:bodyDiv w:val="1"/>
      <w:marLeft w:val="0"/>
      <w:marRight w:val="0"/>
      <w:marTop w:val="0"/>
      <w:marBottom w:val="0"/>
      <w:divBdr>
        <w:top w:val="none" w:sz="0" w:space="0" w:color="auto"/>
        <w:left w:val="none" w:sz="0" w:space="0" w:color="auto"/>
        <w:bottom w:val="none" w:sz="0" w:space="0" w:color="auto"/>
        <w:right w:val="none" w:sz="0" w:space="0" w:color="auto"/>
      </w:divBdr>
    </w:div>
    <w:div w:id="782387741">
      <w:bodyDiv w:val="1"/>
      <w:marLeft w:val="0"/>
      <w:marRight w:val="0"/>
      <w:marTop w:val="0"/>
      <w:marBottom w:val="0"/>
      <w:divBdr>
        <w:top w:val="none" w:sz="0" w:space="0" w:color="auto"/>
        <w:left w:val="none" w:sz="0" w:space="0" w:color="auto"/>
        <w:bottom w:val="none" w:sz="0" w:space="0" w:color="auto"/>
        <w:right w:val="none" w:sz="0" w:space="0" w:color="auto"/>
      </w:divBdr>
    </w:div>
    <w:div w:id="784618350">
      <w:bodyDiv w:val="1"/>
      <w:marLeft w:val="0"/>
      <w:marRight w:val="0"/>
      <w:marTop w:val="0"/>
      <w:marBottom w:val="0"/>
      <w:divBdr>
        <w:top w:val="none" w:sz="0" w:space="0" w:color="auto"/>
        <w:left w:val="none" w:sz="0" w:space="0" w:color="auto"/>
        <w:bottom w:val="none" w:sz="0" w:space="0" w:color="auto"/>
        <w:right w:val="none" w:sz="0" w:space="0" w:color="auto"/>
      </w:divBdr>
    </w:div>
    <w:div w:id="786508250">
      <w:bodyDiv w:val="1"/>
      <w:marLeft w:val="0"/>
      <w:marRight w:val="0"/>
      <w:marTop w:val="0"/>
      <w:marBottom w:val="0"/>
      <w:divBdr>
        <w:top w:val="none" w:sz="0" w:space="0" w:color="auto"/>
        <w:left w:val="none" w:sz="0" w:space="0" w:color="auto"/>
        <w:bottom w:val="none" w:sz="0" w:space="0" w:color="auto"/>
        <w:right w:val="none" w:sz="0" w:space="0" w:color="auto"/>
      </w:divBdr>
    </w:div>
    <w:div w:id="787745332">
      <w:bodyDiv w:val="1"/>
      <w:marLeft w:val="0"/>
      <w:marRight w:val="0"/>
      <w:marTop w:val="0"/>
      <w:marBottom w:val="0"/>
      <w:divBdr>
        <w:top w:val="none" w:sz="0" w:space="0" w:color="auto"/>
        <w:left w:val="none" w:sz="0" w:space="0" w:color="auto"/>
        <w:bottom w:val="none" w:sz="0" w:space="0" w:color="auto"/>
        <w:right w:val="none" w:sz="0" w:space="0" w:color="auto"/>
      </w:divBdr>
    </w:div>
    <w:div w:id="800808688">
      <w:bodyDiv w:val="1"/>
      <w:marLeft w:val="0"/>
      <w:marRight w:val="0"/>
      <w:marTop w:val="0"/>
      <w:marBottom w:val="0"/>
      <w:divBdr>
        <w:top w:val="none" w:sz="0" w:space="0" w:color="auto"/>
        <w:left w:val="none" w:sz="0" w:space="0" w:color="auto"/>
        <w:bottom w:val="none" w:sz="0" w:space="0" w:color="auto"/>
        <w:right w:val="none" w:sz="0" w:space="0" w:color="auto"/>
      </w:divBdr>
    </w:div>
    <w:div w:id="808014799">
      <w:bodyDiv w:val="1"/>
      <w:marLeft w:val="0"/>
      <w:marRight w:val="0"/>
      <w:marTop w:val="0"/>
      <w:marBottom w:val="0"/>
      <w:divBdr>
        <w:top w:val="none" w:sz="0" w:space="0" w:color="auto"/>
        <w:left w:val="none" w:sz="0" w:space="0" w:color="auto"/>
        <w:bottom w:val="none" w:sz="0" w:space="0" w:color="auto"/>
        <w:right w:val="none" w:sz="0" w:space="0" w:color="auto"/>
      </w:divBdr>
    </w:div>
    <w:div w:id="808131635">
      <w:bodyDiv w:val="1"/>
      <w:marLeft w:val="0"/>
      <w:marRight w:val="0"/>
      <w:marTop w:val="0"/>
      <w:marBottom w:val="0"/>
      <w:divBdr>
        <w:top w:val="none" w:sz="0" w:space="0" w:color="auto"/>
        <w:left w:val="none" w:sz="0" w:space="0" w:color="auto"/>
        <w:bottom w:val="none" w:sz="0" w:space="0" w:color="auto"/>
        <w:right w:val="none" w:sz="0" w:space="0" w:color="auto"/>
      </w:divBdr>
    </w:div>
    <w:div w:id="825558719">
      <w:bodyDiv w:val="1"/>
      <w:marLeft w:val="0"/>
      <w:marRight w:val="0"/>
      <w:marTop w:val="0"/>
      <w:marBottom w:val="0"/>
      <w:divBdr>
        <w:top w:val="none" w:sz="0" w:space="0" w:color="auto"/>
        <w:left w:val="none" w:sz="0" w:space="0" w:color="auto"/>
        <w:bottom w:val="none" w:sz="0" w:space="0" w:color="auto"/>
        <w:right w:val="none" w:sz="0" w:space="0" w:color="auto"/>
      </w:divBdr>
    </w:div>
    <w:div w:id="828179612">
      <w:bodyDiv w:val="1"/>
      <w:marLeft w:val="0"/>
      <w:marRight w:val="0"/>
      <w:marTop w:val="0"/>
      <w:marBottom w:val="0"/>
      <w:divBdr>
        <w:top w:val="none" w:sz="0" w:space="0" w:color="auto"/>
        <w:left w:val="none" w:sz="0" w:space="0" w:color="auto"/>
        <w:bottom w:val="none" w:sz="0" w:space="0" w:color="auto"/>
        <w:right w:val="none" w:sz="0" w:space="0" w:color="auto"/>
      </w:divBdr>
    </w:div>
    <w:div w:id="833298741">
      <w:bodyDiv w:val="1"/>
      <w:marLeft w:val="0"/>
      <w:marRight w:val="0"/>
      <w:marTop w:val="0"/>
      <w:marBottom w:val="0"/>
      <w:divBdr>
        <w:top w:val="none" w:sz="0" w:space="0" w:color="auto"/>
        <w:left w:val="none" w:sz="0" w:space="0" w:color="auto"/>
        <w:bottom w:val="none" w:sz="0" w:space="0" w:color="auto"/>
        <w:right w:val="none" w:sz="0" w:space="0" w:color="auto"/>
      </w:divBdr>
    </w:div>
    <w:div w:id="846216058">
      <w:bodyDiv w:val="1"/>
      <w:marLeft w:val="0"/>
      <w:marRight w:val="0"/>
      <w:marTop w:val="0"/>
      <w:marBottom w:val="0"/>
      <w:divBdr>
        <w:top w:val="none" w:sz="0" w:space="0" w:color="auto"/>
        <w:left w:val="none" w:sz="0" w:space="0" w:color="auto"/>
        <w:bottom w:val="none" w:sz="0" w:space="0" w:color="auto"/>
        <w:right w:val="none" w:sz="0" w:space="0" w:color="auto"/>
      </w:divBdr>
    </w:div>
    <w:div w:id="848370770">
      <w:bodyDiv w:val="1"/>
      <w:marLeft w:val="0"/>
      <w:marRight w:val="0"/>
      <w:marTop w:val="0"/>
      <w:marBottom w:val="0"/>
      <w:divBdr>
        <w:top w:val="none" w:sz="0" w:space="0" w:color="auto"/>
        <w:left w:val="none" w:sz="0" w:space="0" w:color="auto"/>
        <w:bottom w:val="none" w:sz="0" w:space="0" w:color="auto"/>
        <w:right w:val="none" w:sz="0" w:space="0" w:color="auto"/>
      </w:divBdr>
    </w:div>
    <w:div w:id="850754105">
      <w:bodyDiv w:val="1"/>
      <w:marLeft w:val="0"/>
      <w:marRight w:val="0"/>
      <w:marTop w:val="0"/>
      <w:marBottom w:val="0"/>
      <w:divBdr>
        <w:top w:val="none" w:sz="0" w:space="0" w:color="auto"/>
        <w:left w:val="none" w:sz="0" w:space="0" w:color="auto"/>
        <w:bottom w:val="none" w:sz="0" w:space="0" w:color="auto"/>
        <w:right w:val="none" w:sz="0" w:space="0" w:color="auto"/>
      </w:divBdr>
    </w:div>
    <w:div w:id="887105363">
      <w:bodyDiv w:val="1"/>
      <w:marLeft w:val="0"/>
      <w:marRight w:val="0"/>
      <w:marTop w:val="0"/>
      <w:marBottom w:val="0"/>
      <w:divBdr>
        <w:top w:val="none" w:sz="0" w:space="0" w:color="auto"/>
        <w:left w:val="none" w:sz="0" w:space="0" w:color="auto"/>
        <w:bottom w:val="none" w:sz="0" w:space="0" w:color="auto"/>
        <w:right w:val="none" w:sz="0" w:space="0" w:color="auto"/>
      </w:divBdr>
      <w:divsChild>
        <w:div w:id="18549435">
          <w:marLeft w:val="0"/>
          <w:marRight w:val="0"/>
          <w:marTop w:val="0"/>
          <w:marBottom w:val="0"/>
          <w:divBdr>
            <w:top w:val="single" w:sz="2" w:space="0" w:color="D9D9E3"/>
            <w:left w:val="single" w:sz="2" w:space="0" w:color="D9D9E3"/>
            <w:bottom w:val="single" w:sz="2" w:space="0" w:color="D9D9E3"/>
            <w:right w:val="single" w:sz="2" w:space="0" w:color="D9D9E3"/>
          </w:divBdr>
          <w:divsChild>
            <w:div w:id="70125101">
              <w:marLeft w:val="0"/>
              <w:marRight w:val="0"/>
              <w:marTop w:val="0"/>
              <w:marBottom w:val="0"/>
              <w:divBdr>
                <w:top w:val="single" w:sz="2" w:space="0" w:color="D9D9E3"/>
                <w:left w:val="single" w:sz="2" w:space="0" w:color="D9D9E3"/>
                <w:bottom w:val="single" w:sz="2" w:space="0" w:color="D9D9E3"/>
                <w:right w:val="single" w:sz="2" w:space="0" w:color="D9D9E3"/>
              </w:divBdr>
            </w:div>
            <w:div w:id="1223100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5734524">
          <w:marLeft w:val="0"/>
          <w:marRight w:val="0"/>
          <w:marTop w:val="0"/>
          <w:marBottom w:val="0"/>
          <w:divBdr>
            <w:top w:val="single" w:sz="2" w:space="0" w:color="D9D9E3"/>
            <w:left w:val="single" w:sz="2" w:space="0" w:color="D9D9E3"/>
            <w:bottom w:val="single" w:sz="2" w:space="0" w:color="D9D9E3"/>
            <w:right w:val="single" w:sz="2" w:space="0" w:color="D9D9E3"/>
          </w:divBdr>
          <w:divsChild>
            <w:div w:id="474490870">
              <w:marLeft w:val="0"/>
              <w:marRight w:val="0"/>
              <w:marTop w:val="0"/>
              <w:marBottom w:val="0"/>
              <w:divBdr>
                <w:top w:val="single" w:sz="2" w:space="0" w:color="D9D9E3"/>
                <w:left w:val="single" w:sz="2" w:space="0" w:color="D9D9E3"/>
                <w:bottom w:val="single" w:sz="2" w:space="0" w:color="D9D9E3"/>
                <w:right w:val="single" w:sz="2" w:space="0" w:color="D9D9E3"/>
              </w:divBdr>
            </w:div>
            <w:div w:id="634413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62142139">
          <w:marLeft w:val="0"/>
          <w:marRight w:val="0"/>
          <w:marTop w:val="0"/>
          <w:marBottom w:val="0"/>
          <w:divBdr>
            <w:top w:val="single" w:sz="2" w:space="0" w:color="D9D9E3"/>
            <w:left w:val="single" w:sz="2" w:space="0" w:color="D9D9E3"/>
            <w:bottom w:val="single" w:sz="2" w:space="0" w:color="D9D9E3"/>
            <w:right w:val="single" w:sz="2" w:space="0" w:color="D9D9E3"/>
          </w:divBdr>
          <w:divsChild>
            <w:div w:id="275213461">
              <w:marLeft w:val="0"/>
              <w:marRight w:val="0"/>
              <w:marTop w:val="0"/>
              <w:marBottom w:val="0"/>
              <w:divBdr>
                <w:top w:val="single" w:sz="2" w:space="0" w:color="D9D9E3"/>
                <w:left w:val="single" w:sz="2" w:space="0" w:color="D9D9E3"/>
                <w:bottom w:val="single" w:sz="2" w:space="0" w:color="D9D9E3"/>
                <w:right w:val="single" w:sz="2" w:space="0" w:color="D9D9E3"/>
              </w:divBdr>
            </w:div>
            <w:div w:id="12098028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256202">
      <w:bodyDiv w:val="1"/>
      <w:marLeft w:val="0"/>
      <w:marRight w:val="0"/>
      <w:marTop w:val="0"/>
      <w:marBottom w:val="0"/>
      <w:divBdr>
        <w:top w:val="none" w:sz="0" w:space="0" w:color="auto"/>
        <w:left w:val="none" w:sz="0" w:space="0" w:color="auto"/>
        <w:bottom w:val="none" w:sz="0" w:space="0" w:color="auto"/>
        <w:right w:val="none" w:sz="0" w:space="0" w:color="auto"/>
      </w:divBdr>
    </w:div>
    <w:div w:id="889346129">
      <w:bodyDiv w:val="1"/>
      <w:marLeft w:val="0"/>
      <w:marRight w:val="0"/>
      <w:marTop w:val="0"/>
      <w:marBottom w:val="0"/>
      <w:divBdr>
        <w:top w:val="none" w:sz="0" w:space="0" w:color="auto"/>
        <w:left w:val="none" w:sz="0" w:space="0" w:color="auto"/>
        <w:bottom w:val="none" w:sz="0" w:space="0" w:color="auto"/>
        <w:right w:val="none" w:sz="0" w:space="0" w:color="auto"/>
      </w:divBdr>
    </w:div>
    <w:div w:id="899290029">
      <w:bodyDiv w:val="1"/>
      <w:marLeft w:val="0"/>
      <w:marRight w:val="0"/>
      <w:marTop w:val="0"/>
      <w:marBottom w:val="0"/>
      <w:divBdr>
        <w:top w:val="none" w:sz="0" w:space="0" w:color="auto"/>
        <w:left w:val="none" w:sz="0" w:space="0" w:color="auto"/>
        <w:bottom w:val="none" w:sz="0" w:space="0" w:color="auto"/>
        <w:right w:val="none" w:sz="0" w:space="0" w:color="auto"/>
      </w:divBdr>
    </w:div>
    <w:div w:id="900100765">
      <w:bodyDiv w:val="1"/>
      <w:marLeft w:val="0"/>
      <w:marRight w:val="0"/>
      <w:marTop w:val="0"/>
      <w:marBottom w:val="0"/>
      <w:divBdr>
        <w:top w:val="none" w:sz="0" w:space="0" w:color="auto"/>
        <w:left w:val="none" w:sz="0" w:space="0" w:color="auto"/>
        <w:bottom w:val="none" w:sz="0" w:space="0" w:color="auto"/>
        <w:right w:val="none" w:sz="0" w:space="0" w:color="auto"/>
      </w:divBdr>
    </w:div>
    <w:div w:id="902253701">
      <w:bodyDiv w:val="1"/>
      <w:marLeft w:val="0"/>
      <w:marRight w:val="0"/>
      <w:marTop w:val="0"/>
      <w:marBottom w:val="0"/>
      <w:divBdr>
        <w:top w:val="none" w:sz="0" w:space="0" w:color="auto"/>
        <w:left w:val="none" w:sz="0" w:space="0" w:color="auto"/>
        <w:bottom w:val="none" w:sz="0" w:space="0" w:color="auto"/>
        <w:right w:val="none" w:sz="0" w:space="0" w:color="auto"/>
      </w:divBdr>
    </w:div>
    <w:div w:id="908350208">
      <w:bodyDiv w:val="1"/>
      <w:marLeft w:val="0"/>
      <w:marRight w:val="0"/>
      <w:marTop w:val="0"/>
      <w:marBottom w:val="0"/>
      <w:divBdr>
        <w:top w:val="none" w:sz="0" w:space="0" w:color="auto"/>
        <w:left w:val="none" w:sz="0" w:space="0" w:color="auto"/>
        <w:bottom w:val="none" w:sz="0" w:space="0" w:color="auto"/>
        <w:right w:val="none" w:sz="0" w:space="0" w:color="auto"/>
      </w:divBdr>
    </w:div>
    <w:div w:id="913971648">
      <w:bodyDiv w:val="1"/>
      <w:marLeft w:val="0"/>
      <w:marRight w:val="0"/>
      <w:marTop w:val="0"/>
      <w:marBottom w:val="0"/>
      <w:divBdr>
        <w:top w:val="none" w:sz="0" w:space="0" w:color="auto"/>
        <w:left w:val="none" w:sz="0" w:space="0" w:color="auto"/>
        <w:bottom w:val="none" w:sz="0" w:space="0" w:color="auto"/>
        <w:right w:val="none" w:sz="0" w:space="0" w:color="auto"/>
      </w:divBdr>
    </w:div>
    <w:div w:id="919144535">
      <w:bodyDiv w:val="1"/>
      <w:marLeft w:val="0"/>
      <w:marRight w:val="0"/>
      <w:marTop w:val="0"/>
      <w:marBottom w:val="0"/>
      <w:divBdr>
        <w:top w:val="none" w:sz="0" w:space="0" w:color="auto"/>
        <w:left w:val="none" w:sz="0" w:space="0" w:color="auto"/>
        <w:bottom w:val="none" w:sz="0" w:space="0" w:color="auto"/>
        <w:right w:val="none" w:sz="0" w:space="0" w:color="auto"/>
      </w:divBdr>
    </w:div>
    <w:div w:id="923564902">
      <w:bodyDiv w:val="1"/>
      <w:marLeft w:val="0"/>
      <w:marRight w:val="0"/>
      <w:marTop w:val="0"/>
      <w:marBottom w:val="0"/>
      <w:divBdr>
        <w:top w:val="none" w:sz="0" w:space="0" w:color="auto"/>
        <w:left w:val="none" w:sz="0" w:space="0" w:color="auto"/>
        <w:bottom w:val="none" w:sz="0" w:space="0" w:color="auto"/>
        <w:right w:val="none" w:sz="0" w:space="0" w:color="auto"/>
      </w:divBdr>
    </w:div>
    <w:div w:id="940145009">
      <w:bodyDiv w:val="1"/>
      <w:marLeft w:val="0"/>
      <w:marRight w:val="0"/>
      <w:marTop w:val="0"/>
      <w:marBottom w:val="0"/>
      <w:divBdr>
        <w:top w:val="none" w:sz="0" w:space="0" w:color="auto"/>
        <w:left w:val="none" w:sz="0" w:space="0" w:color="auto"/>
        <w:bottom w:val="none" w:sz="0" w:space="0" w:color="auto"/>
        <w:right w:val="none" w:sz="0" w:space="0" w:color="auto"/>
      </w:divBdr>
    </w:div>
    <w:div w:id="958874825">
      <w:bodyDiv w:val="1"/>
      <w:marLeft w:val="0"/>
      <w:marRight w:val="0"/>
      <w:marTop w:val="0"/>
      <w:marBottom w:val="0"/>
      <w:divBdr>
        <w:top w:val="none" w:sz="0" w:space="0" w:color="auto"/>
        <w:left w:val="none" w:sz="0" w:space="0" w:color="auto"/>
        <w:bottom w:val="none" w:sz="0" w:space="0" w:color="auto"/>
        <w:right w:val="none" w:sz="0" w:space="0" w:color="auto"/>
      </w:divBdr>
    </w:div>
    <w:div w:id="963190473">
      <w:bodyDiv w:val="1"/>
      <w:marLeft w:val="0"/>
      <w:marRight w:val="0"/>
      <w:marTop w:val="0"/>
      <w:marBottom w:val="0"/>
      <w:divBdr>
        <w:top w:val="none" w:sz="0" w:space="0" w:color="auto"/>
        <w:left w:val="none" w:sz="0" w:space="0" w:color="auto"/>
        <w:bottom w:val="none" w:sz="0" w:space="0" w:color="auto"/>
        <w:right w:val="none" w:sz="0" w:space="0" w:color="auto"/>
      </w:divBdr>
    </w:div>
    <w:div w:id="967590873">
      <w:bodyDiv w:val="1"/>
      <w:marLeft w:val="0"/>
      <w:marRight w:val="0"/>
      <w:marTop w:val="0"/>
      <w:marBottom w:val="0"/>
      <w:divBdr>
        <w:top w:val="none" w:sz="0" w:space="0" w:color="auto"/>
        <w:left w:val="none" w:sz="0" w:space="0" w:color="auto"/>
        <w:bottom w:val="none" w:sz="0" w:space="0" w:color="auto"/>
        <w:right w:val="none" w:sz="0" w:space="0" w:color="auto"/>
      </w:divBdr>
    </w:div>
    <w:div w:id="986855174">
      <w:bodyDiv w:val="1"/>
      <w:marLeft w:val="0"/>
      <w:marRight w:val="0"/>
      <w:marTop w:val="0"/>
      <w:marBottom w:val="0"/>
      <w:divBdr>
        <w:top w:val="none" w:sz="0" w:space="0" w:color="auto"/>
        <w:left w:val="none" w:sz="0" w:space="0" w:color="auto"/>
        <w:bottom w:val="none" w:sz="0" w:space="0" w:color="auto"/>
        <w:right w:val="none" w:sz="0" w:space="0" w:color="auto"/>
      </w:divBdr>
    </w:div>
    <w:div w:id="991909052">
      <w:bodyDiv w:val="1"/>
      <w:marLeft w:val="0"/>
      <w:marRight w:val="0"/>
      <w:marTop w:val="0"/>
      <w:marBottom w:val="0"/>
      <w:divBdr>
        <w:top w:val="none" w:sz="0" w:space="0" w:color="auto"/>
        <w:left w:val="none" w:sz="0" w:space="0" w:color="auto"/>
        <w:bottom w:val="none" w:sz="0" w:space="0" w:color="auto"/>
        <w:right w:val="none" w:sz="0" w:space="0" w:color="auto"/>
      </w:divBdr>
    </w:div>
    <w:div w:id="993801228">
      <w:bodyDiv w:val="1"/>
      <w:marLeft w:val="0"/>
      <w:marRight w:val="0"/>
      <w:marTop w:val="0"/>
      <w:marBottom w:val="0"/>
      <w:divBdr>
        <w:top w:val="none" w:sz="0" w:space="0" w:color="auto"/>
        <w:left w:val="none" w:sz="0" w:space="0" w:color="auto"/>
        <w:bottom w:val="none" w:sz="0" w:space="0" w:color="auto"/>
        <w:right w:val="none" w:sz="0" w:space="0" w:color="auto"/>
      </w:divBdr>
    </w:div>
    <w:div w:id="1000349313">
      <w:bodyDiv w:val="1"/>
      <w:marLeft w:val="0"/>
      <w:marRight w:val="0"/>
      <w:marTop w:val="0"/>
      <w:marBottom w:val="0"/>
      <w:divBdr>
        <w:top w:val="none" w:sz="0" w:space="0" w:color="auto"/>
        <w:left w:val="none" w:sz="0" w:space="0" w:color="auto"/>
        <w:bottom w:val="none" w:sz="0" w:space="0" w:color="auto"/>
        <w:right w:val="none" w:sz="0" w:space="0" w:color="auto"/>
      </w:divBdr>
    </w:div>
    <w:div w:id="1005479044">
      <w:bodyDiv w:val="1"/>
      <w:marLeft w:val="0"/>
      <w:marRight w:val="0"/>
      <w:marTop w:val="0"/>
      <w:marBottom w:val="0"/>
      <w:divBdr>
        <w:top w:val="none" w:sz="0" w:space="0" w:color="auto"/>
        <w:left w:val="none" w:sz="0" w:space="0" w:color="auto"/>
        <w:bottom w:val="none" w:sz="0" w:space="0" w:color="auto"/>
        <w:right w:val="none" w:sz="0" w:space="0" w:color="auto"/>
      </w:divBdr>
    </w:div>
    <w:div w:id="1006976293">
      <w:bodyDiv w:val="1"/>
      <w:marLeft w:val="0"/>
      <w:marRight w:val="0"/>
      <w:marTop w:val="0"/>
      <w:marBottom w:val="0"/>
      <w:divBdr>
        <w:top w:val="none" w:sz="0" w:space="0" w:color="auto"/>
        <w:left w:val="none" w:sz="0" w:space="0" w:color="auto"/>
        <w:bottom w:val="none" w:sz="0" w:space="0" w:color="auto"/>
        <w:right w:val="none" w:sz="0" w:space="0" w:color="auto"/>
      </w:divBdr>
    </w:div>
    <w:div w:id="1008023463">
      <w:bodyDiv w:val="1"/>
      <w:marLeft w:val="0"/>
      <w:marRight w:val="0"/>
      <w:marTop w:val="0"/>
      <w:marBottom w:val="0"/>
      <w:divBdr>
        <w:top w:val="none" w:sz="0" w:space="0" w:color="auto"/>
        <w:left w:val="none" w:sz="0" w:space="0" w:color="auto"/>
        <w:bottom w:val="none" w:sz="0" w:space="0" w:color="auto"/>
        <w:right w:val="none" w:sz="0" w:space="0" w:color="auto"/>
      </w:divBdr>
    </w:div>
    <w:div w:id="1008827461">
      <w:bodyDiv w:val="1"/>
      <w:marLeft w:val="0"/>
      <w:marRight w:val="0"/>
      <w:marTop w:val="0"/>
      <w:marBottom w:val="0"/>
      <w:divBdr>
        <w:top w:val="none" w:sz="0" w:space="0" w:color="auto"/>
        <w:left w:val="none" w:sz="0" w:space="0" w:color="auto"/>
        <w:bottom w:val="none" w:sz="0" w:space="0" w:color="auto"/>
        <w:right w:val="none" w:sz="0" w:space="0" w:color="auto"/>
      </w:divBdr>
    </w:div>
    <w:div w:id="1010720237">
      <w:bodyDiv w:val="1"/>
      <w:marLeft w:val="0"/>
      <w:marRight w:val="0"/>
      <w:marTop w:val="0"/>
      <w:marBottom w:val="0"/>
      <w:divBdr>
        <w:top w:val="none" w:sz="0" w:space="0" w:color="auto"/>
        <w:left w:val="none" w:sz="0" w:space="0" w:color="auto"/>
        <w:bottom w:val="none" w:sz="0" w:space="0" w:color="auto"/>
        <w:right w:val="none" w:sz="0" w:space="0" w:color="auto"/>
      </w:divBdr>
    </w:div>
    <w:div w:id="1011492807">
      <w:bodyDiv w:val="1"/>
      <w:marLeft w:val="0"/>
      <w:marRight w:val="0"/>
      <w:marTop w:val="0"/>
      <w:marBottom w:val="0"/>
      <w:divBdr>
        <w:top w:val="none" w:sz="0" w:space="0" w:color="auto"/>
        <w:left w:val="none" w:sz="0" w:space="0" w:color="auto"/>
        <w:bottom w:val="none" w:sz="0" w:space="0" w:color="auto"/>
        <w:right w:val="none" w:sz="0" w:space="0" w:color="auto"/>
      </w:divBdr>
    </w:div>
    <w:div w:id="1016923224">
      <w:bodyDiv w:val="1"/>
      <w:marLeft w:val="0"/>
      <w:marRight w:val="0"/>
      <w:marTop w:val="0"/>
      <w:marBottom w:val="0"/>
      <w:divBdr>
        <w:top w:val="none" w:sz="0" w:space="0" w:color="auto"/>
        <w:left w:val="none" w:sz="0" w:space="0" w:color="auto"/>
        <w:bottom w:val="none" w:sz="0" w:space="0" w:color="auto"/>
        <w:right w:val="none" w:sz="0" w:space="0" w:color="auto"/>
      </w:divBdr>
    </w:div>
    <w:div w:id="1025324336">
      <w:bodyDiv w:val="1"/>
      <w:marLeft w:val="0"/>
      <w:marRight w:val="0"/>
      <w:marTop w:val="0"/>
      <w:marBottom w:val="0"/>
      <w:divBdr>
        <w:top w:val="none" w:sz="0" w:space="0" w:color="auto"/>
        <w:left w:val="none" w:sz="0" w:space="0" w:color="auto"/>
        <w:bottom w:val="none" w:sz="0" w:space="0" w:color="auto"/>
        <w:right w:val="none" w:sz="0" w:space="0" w:color="auto"/>
      </w:divBdr>
    </w:div>
    <w:div w:id="1032729401">
      <w:bodyDiv w:val="1"/>
      <w:marLeft w:val="0"/>
      <w:marRight w:val="0"/>
      <w:marTop w:val="0"/>
      <w:marBottom w:val="0"/>
      <w:divBdr>
        <w:top w:val="none" w:sz="0" w:space="0" w:color="auto"/>
        <w:left w:val="none" w:sz="0" w:space="0" w:color="auto"/>
        <w:bottom w:val="none" w:sz="0" w:space="0" w:color="auto"/>
        <w:right w:val="none" w:sz="0" w:space="0" w:color="auto"/>
      </w:divBdr>
    </w:div>
    <w:div w:id="1037509201">
      <w:bodyDiv w:val="1"/>
      <w:marLeft w:val="0"/>
      <w:marRight w:val="0"/>
      <w:marTop w:val="0"/>
      <w:marBottom w:val="0"/>
      <w:divBdr>
        <w:top w:val="none" w:sz="0" w:space="0" w:color="auto"/>
        <w:left w:val="none" w:sz="0" w:space="0" w:color="auto"/>
        <w:bottom w:val="none" w:sz="0" w:space="0" w:color="auto"/>
        <w:right w:val="none" w:sz="0" w:space="0" w:color="auto"/>
      </w:divBdr>
    </w:div>
    <w:div w:id="1040785385">
      <w:bodyDiv w:val="1"/>
      <w:marLeft w:val="0"/>
      <w:marRight w:val="0"/>
      <w:marTop w:val="0"/>
      <w:marBottom w:val="0"/>
      <w:divBdr>
        <w:top w:val="none" w:sz="0" w:space="0" w:color="auto"/>
        <w:left w:val="none" w:sz="0" w:space="0" w:color="auto"/>
        <w:bottom w:val="none" w:sz="0" w:space="0" w:color="auto"/>
        <w:right w:val="none" w:sz="0" w:space="0" w:color="auto"/>
      </w:divBdr>
    </w:div>
    <w:div w:id="1041830409">
      <w:bodyDiv w:val="1"/>
      <w:marLeft w:val="0"/>
      <w:marRight w:val="0"/>
      <w:marTop w:val="0"/>
      <w:marBottom w:val="0"/>
      <w:divBdr>
        <w:top w:val="none" w:sz="0" w:space="0" w:color="auto"/>
        <w:left w:val="none" w:sz="0" w:space="0" w:color="auto"/>
        <w:bottom w:val="none" w:sz="0" w:space="0" w:color="auto"/>
        <w:right w:val="none" w:sz="0" w:space="0" w:color="auto"/>
      </w:divBdr>
    </w:div>
    <w:div w:id="1043410041">
      <w:bodyDiv w:val="1"/>
      <w:marLeft w:val="0"/>
      <w:marRight w:val="0"/>
      <w:marTop w:val="0"/>
      <w:marBottom w:val="0"/>
      <w:divBdr>
        <w:top w:val="none" w:sz="0" w:space="0" w:color="auto"/>
        <w:left w:val="none" w:sz="0" w:space="0" w:color="auto"/>
        <w:bottom w:val="none" w:sz="0" w:space="0" w:color="auto"/>
        <w:right w:val="none" w:sz="0" w:space="0" w:color="auto"/>
      </w:divBdr>
    </w:div>
    <w:div w:id="1050347422">
      <w:bodyDiv w:val="1"/>
      <w:marLeft w:val="0"/>
      <w:marRight w:val="0"/>
      <w:marTop w:val="0"/>
      <w:marBottom w:val="0"/>
      <w:divBdr>
        <w:top w:val="none" w:sz="0" w:space="0" w:color="auto"/>
        <w:left w:val="none" w:sz="0" w:space="0" w:color="auto"/>
        <w:bottom w:val="none" w:sz="0" w:space="0" w:color="auto"/>
        <w:right w:val="none" w:sz="0" w:space="0" w:color="auto"/>
      </w:divBdr>
    </w:div>
    <w:div w:id="1054164354">
      <w:bodyDiv w:val="1"/>
      <w:marLeft w:val="0"/>
      <w:marRight w:val="0"/>
      <w:marTop w:val="0"/>
      <w:marBottom w:val="0"/>
      <w:divBdr>
        <w:top w:val="none" w:sz="0" w:space="0" w:color="auto"/>
        <w:left w:val="none" w:sz="0" w:space="0" w:color="auto"/>
        <w:bottom w:val="none" w:sz="0" w:space="0" w:color="auto"/>
        <w:right w:val="none" w:sz="0" w:space="0" w:color="auto"/>
      </w:divBdr>
    </w:div>
    <w:div w:id="1057783687">
      <w:bodyDiv w:val="1"/>
      <w:marLeft w:val="0"/>
      <w:marRight w:val="0"/>
      <w:marTop w:val="0"/>
      <w:marBottom w:val="0"/>
      <w:divBdr>
        <w:top w:val="none" w:sz="0" w:space="0" w:color="auto"/>
        <w:left w:val="none" w:sz="0" w:space="0" w:color="auto"/>
        <w:bottom w:val="none" w:sz="0" w:space="0" w:color="auto"/>
        <w:right w:val="none" w:sz="0" w:space="0" w:color="auto"/>
      </w:divBdr>
    </w:div>
    <w:div w:id="1057819883">
      <w:bodyDiv w:val="1"/>
      <w:marLeft w:val="0"/>
      <w:marRight w:val="0"/>
      <w:marTop w:val="0"/>
      <w:marBottom w:val="0"/>
      <w:divBdr>
        <w:top w:val="none" w:sz="0" w:space="0" w:color="auto"/>
        <w:left w:val="none" w:sz="0" w:space="0" w:color="auto"/>
        <w:bottom w:val="none" w:sz="0" w:space="0" w:color="auto"/>
        <w:right w:val="none" w:sz="0" w:space="0" w:color="auto"/>
      </w:divBdr>
    </w:div>
    <w:div w:id="1063144622">
      <w:bodyDiv w:val="1"/>
      <w:marLeft w:val="0"/>
      <w:marRight w:val="0"/>
      <w:marTop w:val="0"/>
      <w:marBottom w:val="0"/>
      <w:divBdr>
        <w:top w:val="none" w:sz="0" w:space="0" w:color="auto"/>
        <w:left w:val="none" w:sz="0" w:space="0" w:color="auto"/>
        <w:bottom w:val="none" w:sz="0" w:space="0" w:color="auto"/>
        <w:right w:val="none" w:sz="0" w:space="0" w:color="auto"/>
      </w:divBdr>
    </w:div>
    <w:div w:id="1067798421">
      <w:bodyDiv w:val="1"/>
      <w:marLeft w:val="0"/>
      <w:marRight w:val="0"/>
      <w:marTop w:val="0"/>
      <w:marBottom w:val="0"/>
      <w:divBdr>
        <w:top w:val="none" w:sz="0" w:space="0" w:color="auto"/>
        <w:left w:val="none" w:sz="0" w:space="0" w:color="auto"/>
        <w:bottom w:val="none" w:sz="0" w:space="0" w:color="auto"/>
        <w:right w:val="none" w:sz="0" w:space="0" w:color="auto"/>
      </w:divBdr>
    </w:div>
    <w:div w:id="1075201987">
      <w:bodyDiv w:val="1"/>
      <w:marLeft w:val="0"/>
      <w:marRight w:val="0"/>
      <w:marTop w:val="0"/>
      <w:marBottom w:val="0"/>
      <w:divBdr>
        <w:top w:val="none" w:sz="0" w:space="0" w:color="auto"/>
        <w:left w:val="none" w:sz="0" w:space="0" w:color="auto"/>
        <w:bottom w:val="none" w:sz="0" w:space="0" w:color="auto"/>
        <w:right w:val="none" w:sz="0" w:space="0" w:color="auto"/>
      </w:divBdr>
    </w:div>
    <w:div w:id="1078361530">
      <w:bodyDiv w:val="1"/>
      <w:marLeft w:val="0"/>
      <w:marRight w:val="0"/>
      <w:marTop w:val="0"/>
      <w:marBottom w:val="0"/>
      <w:divBdr>
        <w:top w:val="none" w:sz="0" w:space="0" w:color="auto"/>
        <w:left w:val="none" w:sz="0" w:space="0" w:color="auto"/>
        <w:bottom w:val="none" w:sz="0" w:space="0" w:color="auto"/>
        <w:right w:val="none" w:sz="0" w:space="0" w:color="auto"/>
      </w:divBdr>
    </w:div>
    <w:div w:id="1078867934">
      <w:bodyDiv w:val="1"/>
      <w:marLeft w:val="0"/>
      <w:marRight w:val="0"/>
      <w:marTop w:val="0"/>
      <w:marBottom w:val="0"/>
      <w:divBdr>
        <w:top w:val="none" w:sz="0" w:space="0" w:color="auto"/>
        <w:left w:val="none" w:sz="0" w:space="0" w:color="auto"/>
        <w:bottom w:val="none" w:sz="0" w:space="0" w:color="auto"/>
        <w:right w:val="none" w:sz="0" w:space="0" w:color="auto"/>
      </w:divBdr>
    </w:div>
    <w:div w:id="1080177755">
      <w:bodyDiv w:val="1"/>
      <w:marLeft w:val="0"/>
      <w:marRight w:val="0"/>
      <w:marTop w:val="0"/>
      <w:marBottom w:val="0"/>
      <w:divBdr>
        <w:top w:val="none" w:sz="0" w:space="0" w:color="auto"/>
        <w:left w:val="none" w:sz="0" w:space="0" w:color="auto"/>
        <w:bottom w:val="none" w:sz="0" w:space="0" w:color="auto"/>
        <w:right w:val="none" w:sz="0" w:space="0" w:color="auto"/>
      </w:divBdr>
    </w:div>
    <w:div w:id="1105004050">
      <w:bodyDiv w:val="1"/>
      <w:marLeft w:val="0"/>
      <w:marRight w:val="0"/>
      <w:marTop w:val="0"/>
      <w:marBottom w:val="0"/>
      <w:divBdr>
        <w:top w:val="none" w:sz="0" w:space="0" w:color="auto"/>
        <w:left w:val="none" w:sz="0" w:space="0" w:color="auto"/>
        <w:bottom w:val="none" w:sz="0" w:space="0" w:color="auto"/>
        <w:right w:val="none" w:sz="0" w:space="0" w:color="auto"/>
      </w:divBdr>
    </w:div>
    <w:div w:id="1119028599">
      <w:bodyDiv w:val="1"/>
      <w:marLeft w:val="0"/>
      <w:marRight w:val="0"/>
      <w:marTop w:val="0"/>
      <w:marBottom w:val="0"/>
      <w:divBdr>
        <w:top w:val="none" w:sz="0" w:space="0" w:color="auto"/>
        <w:left w:val="none" w:sz="0" w:space="0" w:color="auto"/>
        <w:bottom w:val="none" w:sz="0" w:space="0" w:color="auto"/>
        <w:right w:val="none" w:sz="0" w:space="0" w:color="auto"/>
      </w:divBdr>
    </w:div>
    <w:div w:id="1121454006">
      <w:bodyDiv w:val="1"/>
      <w:marLeft w:val="0"/>
      <w:marRight w:val="0"/>
      <w:marTop w:val="0"/>
      <w:marBottom w:val="0"/>
      <w:divBdr>
        <w:top w:val="none" w:sz="0" w:space="0" w:color="auto"/>
        <w:left w:val="none" w:sz="0" w:space="0" w:color="auto"/>
        <w:bottom w:val="none" w:sz="0" w:space="0" w:color="auto"/>
        <w:right w:val="none" w:sz="0" w:space="0" w:color="auto"/>
      </w:divBdr>
    </w:div>
    <w:div w:id="1124075638">
      <w:bodyDiv w:val="1"/>
      <w:marLeft w:val="0"/>
      <w:marRight w:val="0"/>
      <w:marTop w:val="0"/>
      <w:marBottom w:val="0"/>
      <w:divBdr>
        <w:top w:val="none" w:sz="0" w:space="0" w:color="auto"/>
        <w:left w:val="none" w:sz="0" w:space="0" w:color="auto"/>
        <w:bottom w:val="none" w:sz="0" w:space="0" w:color="auto"/>
        <w:right w:val="none" w:sz="0" w:space="0" w:color="auto"/>
      </w:divBdr>
    </w:div>
    <w:div w:id="1133596749">
      <w:bodyDiv w:val="1"/>
      <w:marLeft w:val="0"/>
      <w:marRight w:val="0"/>
      <w:marTop w:val="0"/>
      <w:marBottom w:val="0"/>
      <w:divBdr>
        <w:top w:val="none" w:sz="0" w:space="0" w:color="auto"/>
        <w:left w:val="none" w:sz="0" w:space="0" w:color="auto"/>
        <w:bottom w:val="none" w:sz="0" w:space="0" w:color="auto"/>
        <w:right w:val="none" w:sz="0" w:space="0" w:color="auto"/>
      </w:divBdr>
    </w:div>
    <w:div w:id="1139346997">
      <w:bodyDiv w:val="1"/>
      <w:marLeft w:val="0"/>
      <w:marRight w:val="0"/>
      <w:marTop w:val="0"/>
      <w:marBottom w:val="0"/>
      <w:divBdr>
        <w:top w:val="none" w:sz="0" w:space="0" w:color="auto"/>
        <w:left w:val="none" w:sz="0" w:space="0" w:color="auto"/>
        <w:bottom w:val="none" w:sz="0" w:space="0" w:color="auto"/>
        <w:right w:val="none" w:sz="0" w:space="0" w:color="auto"/>
      </w:divBdr>
      <w:divsChild>
        <w:div w:id="58746289">
          <w:marLeft w:val="0"/>
          <w:marRight w:val="0"/>
          <w:marTop w:val="240"/>
          <w:marBottom w:val="240"/>
          <w:divBdr>
            <w:top w:val="none" w:sz="0" w:space="0" w:color="auto"/>
            <w:left w:val="none" w:sz="0" w:space="0" w:color="auto"/>
            <w:bottom w:val="none" w:sz="0" w:space="0" w:color="auto"/>
            <w:right w:val="none" w:sz="0" w:space="0" w:color="auto"/>
          </w:divBdr>
        </w:div>
        <w:div w:id="394276080">
          <w:marLeft w:val="0"/>
          <w:marRight w:val="0"/>
          <w:marTop w:val="240"/>
          <w:marBottom w:val="240"/>
          <w:divBdr>
            <w:top w:val="none" w:sz="0" w:space="0" w:color="auto"/>
            <w:left w:val="none" w:sz="0" w:space="0" w:color="auto"/>
            <w:bottom w:val="none" w:sz="0" w:space="0" w:color="auto"/>
            <w:right w:val="none" w:sz="0" w:space="0" w:color="auto"/>
          </w:divBdr>
        </w:div>
        <w:div w:id="1514222900">
          <w:marLeft w:val="0"/>
          <w:marRight w:val="0"/>
          <w:marTop w:val="240"/>
          <w:marBottom w:val="240"/>
          <w:divBdr>
            <w:top w:val="none" w:sz="0" w:space="0" w:color="auto"/>
            <w:left w:val="none" w:sz="0" w:space="0" w:color="auto"/>
            <w:bottom w:val="none" w:sz="0" w:space="0" w:color="auto"/>
            <w:right w:val="none" w:sz="0" w:space="0" w:color="auto"/>
          </w:divBdr>
        </w:div>
        <w:div w:id="1714764125">
          <w:marLeft w:val="0"/>
          <w:marRight w:val="0"/>
          <w:marTop w:val="240"/>
          <w:marBottom w:val="240"/>
          <w:divBdr>
            <w:top w:val="none" w:sz="0" w:space="0" w:color="auto"/>
            <w:left w:val="none" w:sz="0" w:space="0" w:color="auto"/>
            <w:bottom w:val="none" w:sz="0" w:space="0" w:color="auto"/>
            <w:right w:val="none" w:sz="0" w:space="0" w:color="auto"/>
          </w:divBdr>
        </w:div>
      </w:divsChild>
    </w:div>
    <w:div w:id="1152603962">
      <w:bodyDiv w:val="1"/>
      <w:marLeft w:val="0"/>
      <w:marRight w:val="0"/>
      <w:marTop w:val="0"/>
      <w:marBottom w:val="0"/>
      <w:divBdr>
        <w:top w:val="none" w:sz="0" w:space="0" w:color="auto"/>
        <w:left w:val="none" w:sz="0" w:space="0" w:color="auto"/>
        <w:bottom w:val="none" w:sz="0" w:space="0" w:color="auto"/>
        <w:right w:val="none" w:sz="0" w:space="0" w:color="auto"/>
      </w:divBdr>
    </w:div>
    <w:div w:id="1154251105">
      <w:bodyDiv w:val="1"/>
      <w:marLeft w:val="0"/>
      <w:marRight w:val="0"/>
      <w:marTop w:val="0"/>
      <w:marBottom w:val="0"/>
      <w:divBdr>
        <w:top w:val="none" w:sz="0" w:space="0" w:color="auto"/>
        <w:left w:val="none" w:sz="0" w:space="0" w:color="auto"/>
        <w:bottom w:val="none" w:sz="0" w:space="0" w:color="auto"/>
        <w:right w:val="none" w:sz="0" w:space="0" w:color="auto"/>
      </w:divBdr>
    </w:div>
    <w:div w:id="1156455206">
      <w:bodyDiv w:val="1"/>
      <w:marLeft w:val="0"/>
      <w:marRight w:val="0"/>
      <w:marTop w:val="0"/>
      <w:marBottom w:val="0"/>
      <w:divBdr>
        <w:top w:val="none" w:sz="0" w:space="0" w:color="auto"/>
        <w:left w:val="none" w:sz="0" w:space="0" w:color="auto"/>
        <w:bottom w:val="none" w:sz="0" w:space="0" w:color="auto"/>
        <w:right w:val="none" w:sz="0" w:space="0" w:color="auto"/>
      </w:divBdr>
    </w:div>
    <w:div w:id="1162114139">
      <w:bodyDiv w:val="1"/>
      <w:marLeft w:val="0"/>
      <w:marRight w:val="0"/>
      <w:marTop w:val="0"/>
      <w:marBottom w:val="0"/>
      <w:divBdr>
        <w:top w:val="none" w:sz="0" w:space="0" w:color="auto"/>
        <w:left w:val="none" w:sz="0" w:space="0" w:color="auto"/>
        <w:bottom w:val="none" w:sz="0" w:space="0" w:color="auto"/>
        <w:right w:val="none" w:sz="0" w:space="0" w:color="auto"/>
      </w:divBdr>
    </w:div>
    <w:div w:id="1162697109">
      <w:bodyDiv w:val="1"/>
      <w:marLeft w:val="0"/>
      <w:marRight w:val="0"/>
      <w:marTop w:val="0"/>
      <w:marBottom w:val="0"/>
      <w:divBdr>
        <w:top w:val="none" w:sz="0" w:space="0" w:color="auto"/>
        <w:left w:val="none" w:sz="0" w:space="0" w:color="auto"/>
        <w:bottom w:val="none" w:sz="0" w:space="0" w:color="auto"/>
        <w:right w:val="none" w:sz="0" w:space="0" w:color="auto"/>
      </w:divBdr>
    </w:div>
    <w:div w:id="1181121061">
      <w:bodyDiv w:val="1"/>
      <w:marLeft w:val="0"/>
      <w:marRight w:val="0"/>
      <w:marTop w:val="0"/>
      <w:marBottom w:val="0"/>
      <w:divBdr>
        <w:top w:val="none" w:sz="0" w:space="0" w:color="auto"/>
        <w:left w:val="none" w:sz="0" w:space="0" w:color="auto"/>
        <w:bottom w:val="none" w:sz="0" w:space="0" w:color="auto"/>
        <w:right w:val="none" w:sz="0" w:space="0" w:color="auto"/>
      </w:divBdr>
    </w:div>
    <w:div w:id="1181626960">
      <w:bodyDiv w:val="1"/>
      <w:marLeft w:val="0"/>
      <w:marRight w:val="0"/>
      <w:marTop w:val="0"/>
      <w:marBottom w:val="0"/>
      <w:divBdr>
        <w:top w:val="none" w:sz="0" w:space="0" w:color="auto"/>
        <w:left w:val="none" w:sz="0" w:space="0" w:color="auto"/>
        <w:bottom w:val="none" w:sz="0" w:space="0" w:color="auto"/>
        <w:right w:val="none" w:sz="0" w:space="0" w:color="auto"/>
      </w:divBdr>
    </w:div>
    <w:div w:id="1186867302">
      <w:bodyDiv w:val="1"/>
      <w:marLeft w:val="0"/>
      <w:marRight w:val="0"/>
      <w:marTop w:val="0"/>
      <w:marBottom w:val="0"/>
      <w:divBdr>
        <w:top w:val="none" w:sz="0" w:space="0" w:color="auto"/>
        <w:left w:val="none" w:sz="0" w:space="0" w:color="auto"/>
        <w:bottom w:val="none" w:sz="0" w:space="0" w:color="auto"/>
        <w:right w:val="none" w:sz="0" w:space="0" w:color="auto"/>
      </w:divBdr>
    </w:div>
    <w:div w:id="1189375420">
      <w:bodyDiv w:val="1"/>
      <w:marLeft w:val="0"/>
      <w:marRight w:val="0"/>
      <w:marTop w:val="0"/>
      <w:marBottom w:val="0"/>
      <w:divBdr>
        <w:top w:val="none" w:sz="0" w:space="0" w:color="auto"/>
        <w:left w:val="none" w:sz="0" w:space="0" w:color="auto"/>
        <w:bottom w:val="none" w:sz="0" w:space="0" w:color="auto"/>
        <w:right w:val="none" w:sz="0" w:space="0" w:color="auto"/>
      </w:divBdr>
    </w:div>
    <w:div w:id="1192185111">
      <w:bodyDiv w:val="1"/>
      <w:marLeft w:val="0"/>
      <w:marRight w:val="0"/>
      <w:marTop w:val="0"/>
      <w:marBottom w:val="0"/>
      <w:divBdr>
        <w:top w:val="none" w:sz="0" w:space="0" w:color="auto"/>
        <w:left w:val="none" w:sz="0" w:space="0" w:color="auto"/>
        <w:bottom w:val="none" w:sz="0" w:space="0" w:color="auto"/>
        <w:right w:val="none" w:sz="0" w:space="0" w:color="auto"/>
      </w:divBdr>
    </w:div>
    <w:div w:id="1195116036">
      <w:bodyDiv w:val="1"/>
      <w:marLeft w:val="0"/>
      <w:marRight w:val="0"/>
      <w:marTop w:val="0"/>
      <w:marBottom w:val="0"/>
      <w:divBdr>
        <w:top w:val="none" w:sz="0" w:space="0" w:color="auto"/>
        <w:left w:val="none" w:sz="0" w:space="0" w:color="auto"/>
        <w:bottom w:val="none" w:sz="0" w:space="0" w:color="auto"/>
        <w:right w:val="none" w:sz="0" w:space="0" w:color="auto"/>
      </w:divBdr>
    </w:div>
    <w:div w:id="1196624794">
      <w:bodyDiv w:val="1"/>
      <w:marLeft w:val="0"/>
      <w:marRight w:val="0"/>
      <w:marTop w:val="0"/>
      <w:marBottom w:val="0"/>
      <w:divBdr>
        <w:top w:val="none" w:sz="0" w:space="0" w:color="auto"/>
        <w:left w:val="none" w:sz="0" w:space="0" w:color="auto"/>
        <w:bottom w:val="none" w:sz="0" w:space="0" w:color="auto"/>
        <w:right w:val="none" w:sz="0" w:space="0" w:color="auto"/>
      </w:divBdr>
    </w:div>
    <w:div w:id="1197738167">
      <w:bodyDiv w:val="1"/>
      <w:marLeft w:val="0"/>
      <w:marRight w:val="0"/>
      <w:marTop w:val="0"/>
      <w:marBottom w:val="0"/>
      <w:divBdr>
        <w:top w:val="none" w:sz="0" w:space="0" w:color="auto"/>
        <w:left w:val="none" w:sz="0" w:space="0" w:color="auto"/>
        <w:bottom w:val="none" w:sz="0" w:space="0" w:color="auto"/>
        <w:right w:val="none" w:sz="0" w:space="0" w:color="auto"/>
      </w:divBdr>
    </w:div>
    <w:div w:id="1199006167">
      <w:bodyDiv w:val="1"/>
      <w:marLeft w:val="0"/>
      <w:marRight w:val="0"/>
      <w:marTop w:val="0"/>
      <w:marBottom w:val="0"/>
      <w:divBdr>
        <w:top w:val="none" w:sz="0" w:space="0" w:color="auto"/>
        <w:left w:val="none" w:sz="0" w:space="0" w:color="auto"/>
        <w:bottom w:val="none" w:sz="0" w:space="0" w:color="auto"/>
        <w:right w:val="none" w:sz="0" w:space="0" w:color="auto"/>
      </w:divBdr>
    </w:div>
    <w:div w:id="1200046001">
      <w:bodyDiv w:val="1"/>
      <w:marLeft w:val="0"/>
      <w:marRight w:val="0"/>
      <w:marTop w:val="0"/>
      <w:marBottom w:val="0"/>
      <w:divBdr>
        <w:top w:val="none" w:sz="0" w:space="0" w:color="auto"/>
        <w:left w:val="none" w:sz="0" w:space="0" w:color="auto"/>
        <w:bottom w:val="none" w:sz="0" w:space="0" w:color="auto"/>
        <w:right w:val="none" w:sz="0" w:space="0" w:color="auto"/>
      </w:divBdr>
    </w:div>
    <w:div w:id="1216044918">
      <w:bodyDiv w:val="1"/>
      <w:marLeft w:val="0"/>
      <w:marRight w:val="0"/>
      <w:marTop w:val="0"/>
      <w:marBottom w:val="0"/>
      <w:divBdr>
        <w:top w:val="none" w:sz="0" w:space="0" w:color="auto"/>
        <w:left w:val="none" w:sz="0" w:space="0" w:color="auto"/>
        <w:bottom w:val="none" w:sz="0" w:space="0" w:color="auto"/>
        <w:right w:val="none" w:sz="0" w:space="0" w:color="auto"/>
      </w:divBdr>
    </w:div>
    <w:div w:id="1232692879">
      <w:bodyDiv w:val="1"/>
      <w:marLeft w:val="0"/>
      <w:marRight w:val="0"/>
      <w:marTop w:val="0"/>
      <w:marBottom w:val="0"/>
      <w:divBdr>
        <w:top w:val="none" w:sz="0" w:space="0" w:color="auto"/>
        <w:left w:val="none" w:sz="0" w:space="0" w:color="auto"/>
        <w:bottom w:val="none" w:sz="0" w:space="0" w:color="auto"/>
        <w:right w:val="none" w:sz="0" w:space="0" w:color="auto"/>
      </w:divBdr>
    </w:div>
    <w:div w:id="1233081794">
      <w:bodyDiv w:val="1"/>
      <w:marLeft w:val="0"/>
      <w:marRight w:val="0"/>
      <w:marTop w:val="0"/>
      <w:marBottom w:val="0"/>
      <w:divBdr>
        <w:top w:val="none" w:sz="0" w:space="0" w:color="auto"/>
        <w:left w:val="none" w:sz="0" w:space="0" w:color="auto"/>
        <w:bottom w:val="none" w:sz="0" w:space="0" w:color="auto"/>
        <w:right w:val="none" w:sz="0" w:space="0" w:color="auto"/>
      </w:divBdr>
    </w:div>
    <w:div w:id="1247155315">
      <w:bodyDiv w:val="1"/>
      <w:marLeft w:val="0"/>
      <w:marRight w:val="0"/>
      <w:marTop w:val="0"/>
      <w:marBottom w:val="0"/>
      <w:divBdr>
        <w:top w:val="none" w:sz="0" w:space="0" w:color="auto"/>
        <w:left w:val="none" w:sz="0" w:space="0" w:color="auto"/>
        <w:bottom w:val="none" w:sz="0" w:space="0" w:color="auto"/>
        <w:right w:val="none" w:sz="0" w:space="0" w:color="auto"/>
      </w:divBdr>
    </w:div>
    <w:div w:id="1265650834">
      <w:bodyDiv w:val="1"/>
      <w:marLeft w:val="0"/>
      <w:marRight w:val="0"/>
      <w:marTop w:val="0"/>
      <w:marBottom w:val="0"/>
      <w:divBdr>
        <w:top w:val="none" w:sz="0" w:space="0" w:color="auto"/>
        <w:left w:val="none" w:sz="0" w:space="0" w:color="auto"/>
        <w:bottom w:val="none" w:sz="0" w:space="0" w:color="auto"/>
        <w:right w:val="none" w:sz="0" w:space="0" w:color="auto"/>
      </w:divBdr>
    </w:div>
    <w:div w:id="1266306622">
      <w:bodyDiv w:val="1"/>
      <w:marLeft w:val="0"/>
      <w:marRight w:val="0"/>
      <w:marTop w:val="0"/>
      <w:marBottom w:val="0"/>
      <w:divBdr>
        <w:top w:val="none" w:sz="0" w:space="0" w:color="auto"/>
        <w:left w:val="none" w:sz="0" w:space="0" w:color="auto"/>
        <w:bottom w:val="none" w:sz="0" w:space="0" w:color="auto"/>
        <w:right w:val="none" w:sz="0" w:space="0" w:color="auto"/>
      </w:divBdr>
    </w:div>
    <w:div w:id="1267151748">
      <w:bodyDiv w:val="1"/>
      <w:marLeft w:val="0"/>
      <w:marRight w:val="0"/>
      <w:marTop w:val="0"/>
      <w:marBottom w:val="0"/>
      <w:divBdr>
        <w:top w:val="none" w:sz="0" w:space="0" w:color="auto"/>
        <w:left w:val="none" w:sz="0" w:space="0" w:color="auto"/>
        <w:bottom w:val="none" w:sz="0" w:space="0" w:color="auto"/>
        <w:right w:val="none" w:sz="0" w:space="0" w:color="auto"/>
      </w:divBdr>
    </w:div>
    <w:div w:id="1270819155">
      <w:bodyDiv w:val="1"/>
      <w:marLeft w:val="0"/>
      <w:marRight w:val="0"/>
      <w:marTop w:val="0"/>
      <w:marBottom w:val="0"/>
      <w:divBdr>
        <w:top w:val="none" w:sz="0" w:space="0" w:color="auto"/>
        <w:left w:val="none" w:sz="0" w:space="0" w:color="auto"/>
        <w:bottom w:val="none" w:sz="0" w:space="0" w:color="auto"/>
        <w:right w:val="none" w:sz="0" w:space="0" w:color="auto"/>
      </w:divBdr>
    </w:div>
    <w:div w:id="1271353945">
      <w:bodyDiv w:val="1"/>
      <w:marLeft w:val="0"/>
      <w:marRight w:val="0"/>
      <w:marTop w:val="0"/>
      <w:marBottom w:val="0"/>
      <w:divBdr>
        <w:top w:val="none" w:sz="0" w:space="0" w:color="auto"/>
        <w:left w:val="none" w:sz="0" w:space="0" w:color="auto"/>
        <w:bottom w:val="none" w:sz="0" w:space="0" w:color="auto"/>
        <w:right w:val="none" w:sz="0" w:space="0" w:color="auto"/>
      </w:divBdr>
    </w:div>
    <w:div w:id="1273394569">
      <w:bodyDiv w:val="1"/>
      <w:marLeft w:val="0"/>
      <w:marRight w:val="0"/>
      <w:marTop w:val="0"/>
      <w:marBottom w:val="0"/>
      <w:divBdr>
        <w:top w:val="none" w:sz="0" w:space="0" w:color="auto"/>
        <w:left w:val="none" w:sz="0" w:space="0" w:color="auto"/>
        <w:bottom w:val="none" w:sz="0" w:space="0" w:color="auto"/>
        <w:right w:val="none" w:sz="0" w:space="0" w:color="auto"/>
      </w:divBdr>
    </w:div>
    <w:div w:id="1279486850">
      <w:bodyDiv w:val="1"/>
      <w:marLeft w:val="0"/>
      <w:marRight w:val="0"/>
      <w:marTop w:val="0"/>
      <w:marBottom w:val="0"/>
      <w:divBdr>
        <w:top w:val="none" w:sz="0" w:space="0" w:color="auto"/>
        <w:left w:val="none" w:sz="0" w:space="0" w:color="auto"/>
        <w:bottom w:val="none" w:sz="0" w:space="0" w:color="auto"/>
        <w:right w:val="none" w:sz="0" w:space="0" w:color="auto"/>
      </w:divBdr>
    </w:div>
    <w:div w:id="1280255797">
      <w:bodyDiv w:val="1"/>
      <w:marLeft w:val="0"/>
      <w:marRight w:val="0"/>
      <w:marTop w:val="0"/>
      <w:marBottom w:val="0"/>
      <w:divBdr>
        <w:top w:val="none" w:sz="0" w:space="0" w:color="auto"/>
        <w:left w:val="none" w:sz="0" w:space="0" w:color="auto"/>
        <w:bottom w:val="none" w:sz="0" w:space="0" w:color="auto"/>
        <w:right w:val="none" w:sz="0" w:space="0" w:color="auto"/>
      </w:divBdr>
    </w:div>
    <w:div w:id="1300963609">
      <w:bodyDiv w:val="1"/>
      <w:marLeft w:val="0"/>
      <w:marRight w:val="0"/>
      <w:marTop w:val="0"/>
      <w:marBottom w:val="0"/>
      <w:divBdr>
        <w:top w:val="none" w:sz="0" w:space="0" w:color="auto"/>
        <w:left w:val="none" w:sz="0" w:space="0" w:color="auto"/>
        <w:bottom w:val="none" w:sz="0" w:space="0" w:color="auto"/>
        <w:right w:val="none" w:sz="0" w:space="0" w:color="auto"/>
      </w:divBdr>
    </w:div>
    <w:div w:id="1313831960">
      <w:bodyDiv w:val="1"/>
      <w:marLeft w:val="0"/>
      <w:marRight w:val="0"/>
      <w:marTop w:val="0"/>
      <w:marBottom w:val="0"/>
      <w:divBdr>
        <w:top w:val="none" w:sz="0" w:space="0" w:color="auto"/>
        <w:left w:val="none" w:sz="0" w:space="0" w:color="auto"/>
        <w:bottom w:val="none" w:sz="0" w:space="0" w:color="auto"/>
        <w:right w:val="none" w:sz="0" w:space="0" w:color="auto"/>
      </w:divBdr>
    </w:div>
    <w:div w:id="1315256302">
      <w:bodyDiv w:val="1"/>
      <w:marLeft w:val="0"/>
      <w:marRight w:val="0"/>
      <w:marTop w:val="0"/>
      <w:marBottom w:val="0"/>
      <w:divBdr>
        <w:top w:val="none" w:sz="0" w:space="0" w:color="auto"/>
        <w:left w:val="none" w:sz="0" w:space="0" w:color="auto"/>
        <w:bottom w:val="none" w:sz="0" w:space="0" w:color="auto"/>
        <w:right w:val="none" w:sz="0" w:space="0" w:color="auto"/>
      </w:divBdr>
    </w:div>
    <w:div w:id="1320620200">
      <w:bodyDiv w:val="1"/>
      <w:marLeft w:val="0"/>
      <w:marRight w:val="0"/>
      <w:marTop w:val="0"/>
      <w:marBottom w:val="0"/>
      <w:divBdr>
        <w:top w:val="none" w:sz="0" w:space="0" w:color="auto"/>
        <w:left w:val="none" w:sz="0" w:space="0" w:color="auto"/>
        <w:bottom w:val="none" w:sz="0" w:space="0" w:color="auto"/>
        <w:right w:val="none" w:sz="0" w:space="0" w:color="auto"/>
      </w:divBdr>
    </w:div>
    <w:div w:id="1323510853">
      <w:bodyDiv w:val="1"/>
      <w:marLeft w:val="0"/>
      <w:marRight w:val="0"/>
      <w:marTop w:val="0"/>
      <w:marBottom w:val="0"/>
      <w:divBdr>
        <w:top w:val="none" w:sz="0" w:space="0" w:color="auto"/>
        <w:left w:val="none" w:sz="0" w:space="0" w:color="auto"/>
        <w:bottom w:val="none" w:sz="0" w:space="0" w:color="auto"/>
        <w:right w:val="none" w:sz="0" w:space="0" w:color="auto"/>
      </w:divBdr>
    </w:div>
    <w:div w:id="1329364294">
      <w:bodyDiv w:val="1"/>
      <w:marLeft w:val="0"/>
      <w:marRight w:val="0"/>
      <w:marTop w:val="0"/>
      <w:marBottom w:val="0"/>
      <w:divBdr>
        <w:top w:val="none" w:sz="0" w:space="0" w:color="auto"/>
        <w:left w:val="none" w:sz="0" w:space="0" w:color="auto"/>
        <w:bottom w:val="none" w:sz="0" w:space="0" w:color="auto"/>
        <w:right w:val="none" w:sz="0" w:space="0" w:color="auto"/>
      </w:divBdr>
    </w:div>
    <w:div w:id="1331330854">
      <w:bodyDiv w:val="1"/>
      <w:marLeft w:val="0"/>
      <w:marRight w:val="0"/>
      <w:marTop w:val="0"/>
      <w:marBottom w:val="0"/>
      <w:divBdr>
        <w:top w:val="none" w:sz="0" w:space="0" w:color="auto"/>
        <w:left w:val="none" w:sz="0" w:space="0" w:color="auto"/>
        <w:bottom w:val="none" w:sz="0" w:space="0" w:color="auto"/>
        <w:right w:val="none" w:sz="0" w:space="0" w:color="auto"/>
      </w:divBdr>
    </w:div>
    <w:div w:id="1338997902">
      <w:bodyDiv w:val="1"/>
      <w:marLeft w:val="0"/>
      <w:marRight w:val="0"/>
      <w:marTop w:val="0"/>
      <w:marBottom w:val="0"/>
      <w:divBdr>
        <w:top w:val="none" w:sz="0" w:space="0" w:color="auto"/>
        <w:left w:val="none" w:sz="0" w:space="0" w:color="auto"/>
        <w:bottom w:val="none" w:sz="0" w:space="0" w:color="auto"/>
        <w:right w:val="none" w:sz="0" w:space="0" w:color="auto"/>
      </w:divBdr>
    </w:div>
    <w:div w:id="1342852242">
      <w:bodyDiv w:val="1"/>
      <w:marLeft w:val="0"/>
      <w:marRight w:val="0"/>
      <w:marTop w:val="0"/>
      <w:marBottom w:val="0"/>
      <w:divBdr>
        <w:top w:val="none" w:sz="0" w:space="0" w:color="auto"/>
        <w:left w:val="none" w:sz="0" w:space="0" w:color="auto"/>
        <w:bottom w:val="none" w:sz="0" w:space="0" w:color="auto"/>
        <w:right w:val="none" w:sz="0" w:space="0" w:color="auto"/>
      </w:divBdr>
    </w:div>
    <w:div w:id="1363944461">
      <w:bodyDiv w:val="1"/>
      <w:marLeft w:val="0"/>
      <w:marRight w:val="0"/>
      <w:marTop w:val="0"/>
      <w:marBottom w:val="0"/>
      <w:divBdr>
        <w:top w:val="none" w:sz="0" w:space="0" w:color="auto"/>
        <w:left w:val="none" w:sz="0" w:space="0" w:color="auto"/>
        <w:bottom w:val="none" w:sz="0" w:space="0" w:color="auto"/>
        <w:right w:val="none" w:sz="0" w:space="0" w:color="auto"/>
      </w:divBdr>
    </w:div>
    <w:div w:id="1378042461">
      <w:bodyDiv w:val="1"/>
      <w:marLeft w:val="0"/>
      <w:marRight w:val="0"/>
      <w:marTop w:val="0"/>
      <w:marBottom w:val="0"/>
      <w:divBdr>
        <w:top w:val="none" w:sz="0" w:space="0" w:color="auto"/>
        <w:left w:val="none" w:sz="0" w:space="0" w:color="auto"/>
        <w:bottom w:val="none" w:sz="0" w:space="0" w:color="auto"/>
        <w:right w:val="none" w:sz="0" w:space="0" w:color="auto"/>
      </w:divBdr>
    </w:div>
    <w:div w:id="1384404906">
      <w:bodyDiv w:val="1"/>
      <w:marLeft w:val="0"/>
      <w:marRight w:val="0"/>
      <w:marTop w:val="0"/>
      <w:marBottom w:val="0"/>
      <w:divBdr>
        <w:top w:val="none" w:sz="0" w:space="0" w:color="auto"/>
        <w:left w:val="none" w:sz="0" w:space="0" w:color="auto"/>
        <w:bottom w:val="none" w:sz="0" w:space="0" w:color="auto"/>
        <w:right w:val="none" w:sz="0" w:space="0" w:color="auto"/>
      </w:divBdr>
    </w:div>
    <w:div w:id="1389842236">
      <w:bodyDiv w:val="1"/>
      <w:marLeft w:val="0"/>
      <w:marRight w:val="0"/>
      <w:marTop w:val="0"/>
      <w:marBottom w:val="0"/>
      <w:divBdr>
        <w:top w:val="none" w:sz="0" w:space="0" w:color="auto"/>
        <w:left w:val="none" w:sz="0" w:space="0" w:color="auto"/>
        <w:bottom w:val="none" w:sz="0" w:space="0" w:color="auto"/>
        <w:right w:val="none" w:sz="0" w:space="0" w:color="auto"/>
      </w:divBdr>
    </w:div>
    <w:div w:id="1412311662">
      <w:bodyDiv w:val="1"/>
      <w:marLeft w:val="0"/>
      <w:marRight w:val="0"/>
      <w:marTop w:val="0"/>
      <w:marBottom w:val="0"/>
      <w:divBdr>
        <w:top w:val="none" w:sz="0" w:space="0" w:color="auto"/>
        <w:left w:val="none" w:sz="0" w:space="0" w:color="auto"/>
        <w:bottom w:val="none" w:sz="0" w:space="0" w:color="auto"/>
        <w:right w:val="none" w:sz="0" w:space="0" w:color="auto"/>
      </w:divBdr>
    </w:div>
    <w:div w:id="1413047872">
      <w:bodyDiv w:val="1"/>
      <w:marLeft w:val="0"/>
      <w:marRight w:val="0"/>
      <w:marTop w:val="0"/>
      <w:marBottom w:val="0"/>
      <w:divBdr>
        <w:top w:val="none" w:sz="0" w:space="0" w:color="auto"/>
        <w:left w:val="none" w:sz="0" w:space="0" w:color="auto"/>
        <w:bottom w:val="none" w:sz="0" w:space="0" w:color="auto"/>
        <w:right w:val="none" w:sz="0" w:space="0" w:color="auto"/>
      </w:divBdr>
    </w:div>
    <w:div w:id="1414814222">
      <w:bodyDiv w:val="1"/>
      <w:marLeft w:val="0"/>
      <w:marRight w:val="0"/>
      <w:marTop w:val="0"/>
      <w:marBottom w:val="0"/>
      <w:divBdr>
        <w:top w:val="none" w:sz="0" w:space="0" w:color="auto"/>
        <w:left w:val="none" w:sz="0" w:space="0" w:color="auto"/>
        <w:bottom w:val="none" w:sz="0" w:space="0" w:color="auto"/>
        <w:right w:val="none" w:sz="0" w:space="0" w:color="auto"/>
      </w:divBdr>
    </w:div>
    <w:div w:id="1416896777">
      <w:bodyDiv w:val="1"/>
      <w:marLeft w:val="0"/>
      <w:marRight w:val="0"/>
      <w:marTop w:val="0"/>
      <w:marBottom w:val="0"/>
      <w:divBdr>
        <w:top w:val="none" w:sz="0" w:space="0" w:color="auto"/>
        <w:left w:val="none" w:sz="0" w:space="0" w:color="auto"/>
        <w:bottom w:val="none" w:sz="0" w:space="0" w:color="auto"/>
        <w:right w:val="none" w:sz="0" w:space="0" w:color="auto"/>
      </w:divBdr>
    </w:div>
    <w:div w:id="1420565911">
      <w:bodyDiv w:val="1"/>
      <w:marLeft w:val="0"/>
      <w:marRight w:val="0"/>
      <w:marTop w:val="0"/>
      <w:marBottom w:val="0"/>
      <w:divBdr>
        <w:top w:val="none" w:sz="0" w:space="0" w:color="auto"/>
        <w:left w:val="none" w:sz="0" w:space="0" w:color="auto"/>
        <w:bottom w:val="none" w:sz="0" w:space="0" w:color="auto"/>
        <w:right w:val="none" w:sz="0" w:space="0" w:color="auto"/>
      </w:divBdr>
    </w:div>
    <w:div w:id="1429354149">
      <w:bodyDiv w:val="1"/>
      <w:marLeft w:val="0"/>
      <w:marRight w:val="0"/>
      <w:marTop w:val="0"/>
      <w:marBottom w:val="0"/>
      <w:divBdr>
        <w:top w:val="none" w:sz="0" w:space="0" w:color="auto"/>
        <w:left w:val="none" w:sz="0" w:space="0" w:color="auto"/>
        <w:bottom w:val="none" w:sz="0" w:space="0" w:color="auto"/>
        <w:right w:val="none" w:sz="0" w:space="0" w:color="auto"/>
      </w:divBdr>
    </w:div>
    <w:div w:id="1435902198">
      <w:bodyDiv w:val="1"/>
      <w:marLeft w:val="0"/>
      <w:marRight w:val="0"/>
      <w:marTop w:val="0"/>
      <w:marBottom w:val="0"/>
      <w:divBdr>
        <w:top w:val="none" w:sz="0" w:space="0" w:color="auto"/>
        <w:left w:val="none" w:sz="0" w:space="0" w:color="auto"/>
        <w:bottom w:val="none" w:sz="0" w:space="0" w:color="auto"/>
        <w:right w:val="none" w:sz="0" w:space="0" w:color="auto"/>
      </w:divBdr>
    </w:div>
    <w:div w:id="1436944076">
      <w:bodyDiv w:val="1"/>
      <w:marLeft w:val="0"/>
      <w:marRight w:val="0"/>
      <w:marTop w:val="0"/>
      <w:marBottom w:val="0"/>
      <w:divBdr>
        <w:top w:val="none" w:sz="0" w:space="0" w:color="auto"/>
        <w:left w:val="none" w:sz="0" w:space="0" w:color="auto"/>
        <w:bottom w:val="none" w:sz="0" w:space="0" w:color="auto"/>
        <w:right w:val="none" w:sz="0" w:space="0" w:color="auto"/>
      </w:divBdr>
    </w:div>
    <w:div w:id="1437749703">
      <w:bodyDiv w:val="1"/>
      <w:marLeft w:val="0"/>
      <w:marRight w:val="0"/>
      <w:marTop w:val="0"/>
      <w:marBottom w:val="0"/>
      <w:divBdr>
        <w:top w:val="none" w:sz="0" w:space="0" w:color="auto"/>
        <w:left w:val="none" w:sz="0" w:space="0" w:color="auto"/>
        <w:bottom w:val="none" w:sz="0" w:space="0" w:color="auto"/>
        <w:right w:val="none" w:sz="0" w:space="0" w:color="auto"/>
      </w:divBdr>
    </w:div>
    <w:div w:id="1440488999">
      <w:bodyDiv w:val="1"/>
      <w:marLeft w:val="0"/>
      <w:marRight w:val="0"/>
      <w:marTop w:val="0"/>
      <w:marBottom w:val="0"/>
      <w:divBdr>
        <w:top w:val="none" w:sz="0" w:space="0" w:color="auto"/>
        <w:left w:val="none" w:sz="0" w:space="0" w:color="auto"/>
        <w:bottom w:val="none" w:sz="0" w:space="0" w:color="auto"/>
        <w:right w:val="none" w:sz="0" w:space="0" w:color="auto"/>
      </w:divBdr>
    </w:div>
    <w:div w:id="1444113796">
      <w:bodyDiv w:val="1"/>
      <w:marLeft w:val="0"/>
      <w:marRight w:val="0"/>
      <w:marTop w:val="0"/>
      <w:marBottom w:val="0"/>
      <w:divBdr>
        <w:top w:val="none" w:sz="0" w:space="0" w:color="auto"/>
        <w:left w:val="none" w:sz="0" w:space="0" w:color="auto"/>
        <w:bottom w:val="none" w:sz="0" w:space="0" w:color="auto"/>
        <w:right w:val="none" w:sz="0" w:space="0" w:color="auto"/>
      </w:divBdr>
    </w:div>
    <w:div w:id="1445609171">
      <w:bodyDiv w:val="1"/>
      <w:marLeft w:val="0"/>
      <w:marRight w:val="0"/>
      <w:marTop w:val="0"/>
      <w:marBottom w:val="0"/>
      <w:divBdr>
        <w:top w:val="none" w:sz="0" w:space="0" w:color="auto"/>
        <w:left w:val="none" w:sz="0" w:space="0" w:color="auto"/>
        <w:bottom w:val="none" w:sz="0" w:space="0" w:color="auto"/>
        <w:right w:val="none" w:sz="0" w:space="0" w:color="auto"/>
      </w:divBdr>
    </w:div>
    <w:div w:id="1448740411">
      <w:bodyDiv w:val="1"/>
      <w:marLeft w:val="0"/>
      <w:marRight w:val="0"/>
      <w:marTop w:val="0"/>
      <w:marBottom w:val="0"/>
      <w:divBdr>
        <w:top w:val="none" w:sz="0" w:space="0" w:color="auto"/>
        <w:left w:val="none" w:sz="0" w:space="0" w:color="auto"/>
        <w:bottom w:val="none" w:sz="0" w:space="0" w:color="auto"/>
        <w:right w:val="none" w:sz="0" w:space="0" w:color="auto"/>
      </w:divBdr>
    </w:div>
    <w:div w:id="1457065263">
      <w:bodyDiv w:val="1"/>
      <w:marLeft w:val="0"/>
      <w:marRight w:val="0"/>
      <w:marTop w:val="0"/>
      <w:marBottom w:val="0"/>
      <w:divBdr>
        <w:top w:val="none" w:sz="0" w:space="0" w:color="auto"/>
        <w:left w:val="none" w:sz="0" w:space="0" w:color="auto"/>
        <w:bottom w:val="none" w:sz="0" w:space="0" w:color="auto"/>
        <w:right w:val="none" w:sz="0" w:space="0" w:color="auto"/>
      </w:divBdr>
    </w:div>
    <w:div w:id="1469015118">
      <w:bodyDiv w:val="1"/>
      <w:marLeft w:val="0"/>
      <w:marRight w:val="0"/>
      <w:marTop w:val="0"/>
      <w:marBottom w:val="0"/>
      <w:divBdr>
        <w:top w:val="none" w:sz="0" w:space="0" w:color="auto"/>
        <w:left w:val="none" w:sz="0" w:space="0" w:color="auto"/>
        <w:bottom w:val="none" w:sz="0" w:space="0" w:color="auto"/>
        <w:right w:val="none" w:sz="0" w:space="0" w:color="auto"/>
      </w:divBdr>
    </w:div>
    <w:div w:id="1474520016">
      <w:bodyDiv w:val="1"/>
      <w:marLeft w:val="0"/>
      <w:marRight w:val="0"/>
      <w:marTop w:val="0"/>
      <w:marBottom w:val="0"/>
      <w:divBdr>
        <w:top w:val="none" w:sz="0" w:space="0" w:color="auto"/>
        <w:left w:val="none" w:sz="0" w:space="0" w:color="auto"/>
        <w:bottom w:val="none" w:sz="0" w:space="0" w:color="auto"/>
        <w:right w:val="none" w:sz="0" w:space="0" w:color="auto"/>
      </w:divBdr>
    </w:div>
    <w:div w:id="1475097545">
      <w:bodyDiv w:val="1"/>
      <w:marLeft w:val="0"/>
      <w:marRight w:val="0"/>
      <w:marTop w:val="0"/>
      <w:marBottom w:val="0"/>
      <w:divBdr>
        <w:top w:val="none" w:sz="0" w:space="0" w:color="auto"/>
        <w:left w:val="none" w:sz="0" w:space="0" w:color="auto"/>
        <w:bottom w:val="none" w:sz="0" w:space="0" w:color="auto"/>
        <w:right w:val="none" w:sz="0" w:space="0" w:color="auto"/>
      </w:divBdr>
    </w:div>
    <w:div w:id="1479764302">
      <w:bodyDiv w:val="1"/>
      <w:marLeft w:val="0"/>
      <w:marRight w:val="0"/>
      <w:marTop w:val="0"/>
      <w:marBottom w:val="0"/>
      <w:divBdr>
        <w:top w:val="none" w:sz="0" w:space="0" w:color="auto"/>
        <w:left w:val="none" w:sz="0" w:space="0" w:color="auto"/>
        <w:bottom w:val="none" w:sz="0" w:space="0" w:color="auto"/>
        <w:right w:val="none" w:sz="0" w:space="0" w:color="auto"/>
      </w:divBdr>
    </w:div>
    <w:div w:id="1483346060">
      <w:bodyDiv w:val="1"/>
      <w:marLeft w:val="0"/>
      <w:marRight w:val="0"/>
      <w:marTop w:val="0"/>
      <w:marBottom w:val="0"/>
      <w:divBdr>
        <w:top w:val="none" w:sz="0" w:space="0" w:color="auto"/>
        <w:left w:val="none" w:sz="0" w:space="0" w:color="auto"/>
        <w:bottom w:val="none" w:sz="0" w:space="0" w:color="auto"/>
        <w:right w:val="none" w:sz="0" w:space="0" w:color="auto"/>
      </w:divBdr>
    </w:div>
    <w:div w:id="1494947478">
      <w:bodyDiv w:val="1"/>
      <w:marLeft w:val="0"/>
      <w:marRight w:val="0"/>
      <w:marTop w:val="0"/>
      <w:marBottom w:val="0"/>
      <w:divBdr>
        <w:top w:val="none" w:sz="0" w:space="0" w:color="auto"/>
        <w:left w:val="none" w:sz="0" w:space="0" w:color="auto"/>
        <w:bottom w:val="none" w:sz="0" w:space="0" w:color="auto"/>
        <w:right w:val="none" w:sz="0" w:space="0" w:color="auto"/>
      </w:divBdr>
    </w:div>
    <w:div w:id="1495728583">
      <w:bodyDiv w:val="1"/>
      <w:marLeft w:val="0"/>
      <w:marRight w:val="0"/>
      <w:marTop w:val="0"/>
      <w:marBottom w:val="0"/>
      <w:divBdr>
        <w:top w:val="none" w:sz="0" w:space="0" w:color="auto"/>
        <w:left w:val="none" w:sz="0" w:space="0" w:color="auto"/>
        <w:bottom w:val="none" w:sz="0" w:space="0" w:color="auto"/>
        <w:right w:val="none" w:sz="0" w:space="0" w:color="auto"/>
      </w:divBdr>
    </w:div>
    <w:div w:id="1508442524">
      <w:bodyDiv w:val="1"/>
      <w:marLeft w:val="0"/>
      <w:marRight w:val="0"/>
      <w:marTop w:val="0"/>
      <w:marBottom w:val="0"/>
      <w:divBdr>
        <w:top w:val="none" w:sz="0" w:space="0" w:color="auto"/>
        <w:left w:val="none" w:sz="0" w:space="0" w:color="auto"/>
        <w:bottom w:val="none" w:sz="0" w:space="0" w:color="auto"/>
        <w:right w:val="none" w:sz="0" w:space="0" w:color="auto"/>
      </w:divBdr>
    </w:div>
    <w:div w:id="1511487018">
      <w:bodyDiv w:val="1"/>
      <w:marLeft w:val="0"/>
      <w:marRight w:val="0"/>
      <w:marTop w:val="0"/>
      <w:marBottom w:val="0"/>
      <w:divBdr>
        <w:top w:val="none" w:sz="0" w:space="0" w:color="auto"/>
        <w:left w:val="none" w:sz="0" w:space="0" w:color="auto"/>
        <w:bottom w:val="none" w:sz="0" w:space="0" w:color="auto"/>
        <w:right w:val="none" w:sz="0" w:space="0" w:color="auto"/>
      </w:divBdr>
    </w:div>
    <w:div w:id="1514537432">
      <w:bodyDiv w:val="1"/>
      <w:marLeft w:val="0"/>
      <w:marRight w:val="0"/>
      <w:marTop w:val="0"/>
      <w:marBottom w:val="0"/>
      <w:divBdr>
        <w:top w:val="none" w:sz="0" w:space="0" w:color="auto"/>
        <w:left w:val="none" w:sz="0" w:space="0" w:color="auto"/>
        <w:bottom w:val="none" w:sz="0" w:space="0" w:color="auto"/>
        <w:right w:val="none" w:sz="0" w:space="0" w:color="auto"/>
      </w:divBdr>
    </w:div>
    <w:div w:id="1516118380">
      <w:bodyDiv w:val="1"/>
      <w:marLeft w:val="0"/>
      <w:marRight w:val="0"/>
      <w:marTop w:val="0"/>
      <w:marBottom w:val="0"/>
      <w:divBdr>
        <w:top w:val="none" w:sz="0" w:space="0" w:color="auto"/>
        <w:left w:val="none" w:sz="0" w:space="0" w:color="auto"/>
        <w:bottom w:val="none" w:sz="0" w:space="0" w:color="auto"/>
        <w:right w:val="none" w:sz="0" w:space="0" w:color="auto"/>
      </w:divBdr>
    </w:div>
    <w:div w:id="1518426213">
      <w:bodyDiv w:val="1"/>
      <w:marLeft w:val="0"/>
      <w:marRight w:val="0"/>
      <w:marTop w:val="0"/>
      <w:marBottom w:val="0"/>
      <w:divBdr>
        <w:top w:val="none" w:sz="0" w:space="0" w:color="auto"/>
        <w:left w:val="none" w:sz="0" w:space="0" w:color="auto"/>
        <w:bottom w:val="none" w:sz="0" w:space="0" w:color="auto"/>
        <w:right w:val="none" w:sz="0" w:space="0" w:color="auto"/>
      </w:divBdr>
    </w:div>
    <w:div w:id="1519076380">
      <w:bodyDiv w:val="1"/>
      <w:marLeft w:val="0"/>
      <w:marRight w:val="0"/>
      <w:marTop w:val="0"/>
      <w:marBottom w:val="0"/>
      <w:divBdr>
        <w:top w:val="none" w:sz="0" w:space="0" w:color="auto"/>
        <w:left w:val="none" w:sz="0" w:space="0" w:color="auto"/>
        <w:bottom w:val="none" w:sz="0" w:space="0" w:color="auto"/>
        <w:right w:val="none" w:sz="0" w:space="0" w:color="auto"/>
      </w:divBdr>
    </w:div>
    <w:div w:id="1522740790">
      <w:bodyDiv w:val="1"/>
      <w:marLeft w:val="0"/>
      <w:marRight w:val="0"/>
      <w:marTop w:val="0"/>
      <w:marBottom w:val="0"/>
      <w:divBdr>
        <w:top w:val="none" w:sz="0" w:space="0" w:color="auto"/>
        <w:left w:val="none" w:sz="0" w:space="0" w:color="auto"/>
        <w:bottom w:val="none" w:sz="0" w:space="0" w:color="auto"/>
        <w:right w:val="none" w:sz="0" w:space="0" w:color="auto"/>
      </w:divBdr>
    </w:div>
    <w:div w:id="1560627783">
      <w:bodyDiv w:val="1"/>
      <w:marLeft w:val="0"/>
      <w:marRight w:val="0"/>
      <w:marTop w:val="0"/>
      <w:marBottom w:val="0"/>
      <w:divBdr>
        <w:top w:val="none" w:sz="0" w:space="0" w:color="auto"/>
        <w:left w:val="none" w:sz="0" w:space="0" w:color="auto"/>
        <w:bottom w:val="none" w:sz="0" w:space="0" w:color="auto"/>
        <w:right w:val="none" w:sz="0" w:space="0" w:color="auto"/>
      </w:divBdr>
    </w:div>
    <w:div w:id="1563636427">
      <w:bodyDiv w:val="1"/>
      <w:marLeft w:val="0"/>
      <w:marRight w:val="0"/>
      <w:marTop w:val="0"/>
      <w:marBottom w:val="0"/>
      <w:divBdr>
        <w:top w:val="none" w:sz="0" w:space="0" w:color="auto"/>
        <w:left w:val="none" w:sz="0" w:space="0" w:color="auto"/>
        <w:bottom w:val="none" w:sz="0" w:space="0" w:color="auto"/>
        <w:right w:val="none" w:sz="0" w:space="0" w:color="auto"/>
      </w:divBdr>
    </w:div>
    <w:div w:id="1570724512">
      <w:bodyDiv w:val="1"/>
      <w:marLeft w:val="0"/>
      <w:marRight w:val="0"/>
      <w:marTop w:val="0"/>
      <w:marBottom w:val="0"/>
      <w:divBdr>
        <w:top w:val="none" w:sz="0" w:space="0" w:color="auto"/>
        <w:left w:val="none" w:sz="0" w:space="0" w:color="auto"/>
        <w:bottom w:val="none" w:sz="0" w:space="0" w:color="auto"/>
        <w:right w:val="none" w:sz="0" w:space="0" w:color="auto"/>
      </w:divBdr>
    </w:div>
    <w:div w:id="1580942625">
      <w:bodyDiv w:val="1"/>
      <w:marLeft w:val="0"/>
      <w:marRight w:val="0"/>
      <w:marTop w:val="0"/>
      <w:marBottom w:val="0"/>
      <w:divBdr>
        <w:top w:val="none" w:sz="0" w:space="0" w:color="auto"/>
        <w:left w:val="none" w:sz="0" w:space="0" w:color="auto"/>
        <w:bottom w:val="none" w:sz="0" w:space="0" w:color="auto"/>
        <w:right w:val="none" w:sz="0" w:space="0" w:color="auto"/>
      </w:divBdr>
    </w:div>
    <w:div w:id="1583950131">
      <w:bodyDiv w:val="1"/>
      <w:marLeft w:val="0"/>
      <w:marRight w:val="0"/>
      <w:marTop w:val="0"/>
      <w:marBottom w:val="0"/>
      <w:divBdr>
        <w:top w:val="none" w:sz="0" w:space="0" w:color="auto"/>
        <w:left w:val="none" w:sz="0" w:space="0" w:color="auto"/>
        <w:bottom w:val="none" w:sz="0" w:space="0" w:color="auto"/>
        <w:right w:val="none" w:sz="0" w:space="0" w:color="auto"/>
      </w:divBdr>
    </w:div>
    <w:div w:id="1595167549">
      <w:bodyDiv w:val="1"/>
      <w:marLeft w:val="0"/>
      <w:marRight w:val="0"/>
      <w:marTop w:val="0"/>
      <w:marBottom w:val="0"/>
      <w:divBdr>
        <w:top w:val="none" w:sz="0" w:space="0" w:color="auto"/>
        <w:left w:val="none" w:sz="0" w:space="0" w:color="auto"/>
        <w:bottom w:val="none" w:sz="0" w:space="0" w:color="auto"/>
        <w:right w:val="none" w:sz="0" w:space="0" w:color="auto"/>
      </w:divBdr>
    </w:div>
    <w:div w:id="1597789486">
      <w:bodyDiv w:val="1"/>
      <w:marLeft w:val="0"/>
      <w:marRight w:val="0"/>
      <w:marTop w:val="0"/>
      <w:marBottom w:val="0"/>
      <w:divBdr>
        <w:top w:val="none" w:sz="0" w:space="0" w:color="auto"/>
        <w:left w:val="none" w:sz="0" w:space="0" w:color="auto"/>
        <w:bottom w:val="none" w:sz="0" w:space="0" w:color="auto"/>
        <w:right w:val="none" w:sz="0" w:space="0" w:color="auto"/>
      </w:divBdr>
    </w:div>
    <w:div w:id="1598756797">
      <w:bodyDiv w:val="1"/>
      <w:marLeft w:val="0"/>
      <w:marRight w:val="0"/>
      <w:marTop w:val="0"/>
      <w:marBottom w:val="0"/>
      <w:divBdr>
        <w:top w:val="none" w:sz="0" w:space="0" w:color="auto"/>
        <w:left w:val="none" w:sz="0" w:space="0" w:color="auto"/>
        <w:bottom w:val="none" w:sz="0" w:space="0" w:color="auto"/>
        <w:right w:val="none" w:sz="0" w:space="0" w:color="auto"/>
      </w:divBdr>
    </w:div>
    <w:div w:id="1602950339">
      <w:bodyDiv w:val="1"/>
      <w:marLeft w:val="0"/>
      <w:marRight w:val="0"/>
      <w:marTop w:val="0"/>
      <w:marBottom w:val="0"/>
      <w:divBdr>
        <w:top w:val="none" w:sz="0" w:space="0" w:color="auto"/>
        <w:left w:val="none" w:sz="0" w:space="0" w:color="auto"/>
        <w:bottom w:val="none" w:sz="0" w:space="0" w:color="auto"/>
        <w:right w:val="none" w:sz="0" w:space="0" w:color="auto"/>
      </w:divBdr>
    </w:div>
    <w:div w:id="1604924440">
      <w:bodyDiv w:val="1"/>
      <w:marLeft w:val="0"/>
      <w:marRight w:val="0"/>
      <w:marTop w:val="0"/>
      <w:marBottom w:val="0"/>
      <w:divBdr>
        <w:top w:val="none" w:sz="0" w:space="0" w:color="auto"/>
        <w:left w:val="none" w:sz="0" w:space="0" w:color="auto"/>
        <w:bottom w:val="none" w:sz="0" w:space="0" w:color="auto"/>
        <w:right w:val="none" w:sz="0" w:space="0" w:color="auto"/>
      </w:divBdr>
    </w:div>
    <w:div w:id="1608080251">
      <w:bodyDiv w:val="1"/>
      <w:marLeft w:val="0"/>
      <w:marRight w:val="0"/>
      <w:marTop w:val="0"/>
      <w:marBottom w:val="0"/>
      <w:divBdr>
        <w:top w:val="none" w:sz="0" w:space="0" w:color="auto"/>
        <w:left w:val="none" w:sz="0" w:space="0" w:color="auto"/>
        <w:bottom w:val="none" w:sz="0" w:space="0" w:color="auto"/>
        <w:right w:val="none" w:sz="0" w:space="0" w:color="auto"/>
      </w:divBdr>
    </w:div>
    <w:div w:id="1608997995">
      <w:bodyDiv w:val="1"/>
      <w:marLeft w:val="0"/>
      <w:marRight w:val="0"/>
      <w:marTop w:val="0"/>
      <w:marBottom w:val="0"/>
      <w:divBdr>
        <w:top w:val="none" w:sz="0" w:space="0" w:color="auto"/>
        <w:left w:val="none" w:sz="0" w:space="0" w:color="auto"/>
        <w:bottom w:val="none" w:sz="0" w:space="0" w:color="auto"/>
        <w:right w:val="none" w:sz="0" w:space="0" w:color="auto"/>
      </w:divBdr>
    </w:div>
    <w:div w:id="1612321346">
      <w:bodyDiv w:val="1"/>
      <w:marLeft w:val="0"/>
      <w:marRight w:val="0"/>
      <w:marTop w:val="0"/>
      <w:marBottom w:val="0"/>
      <w:divBdr>
        <w:top w:val="none" w:sz="0" w:space="0" w:color="auto"/>
        <w:left w:val="none" w:sz="0" w:space="0" w:color="auto"/>
        <w:bottom w:val="none" w:sz="0" w:space="0" w:color="auto"/>
        <w:right w:val="none" w:sz="0" w:space="0" w:color="auto"/>
      </w:divBdr>
    </w:div>
    <w:div w:id="1618028197">
      <w:bodyDiv w:val="1"/>
      <w:marLeft w:val="0"/>
      <w:marRight w:val="0"/>
      <w:marTop w:val="0"/>
      <w:marBottom w:val="0"/>
      <w:divBdr>
        <w:top w:val="none" w:sz="0" w:space="0" w:color="auto"/>
        <w:left w:val="none" w:sz="0" w:space="0" w:color="auto"/>
        <w:bottom w:val="none" w:sz="0" w:space="0" w:color="auto"/>
        <w:right w:val="none" w:sz="0" w:space="0" w:color="auto"/>
      </w:divBdr>
      <w:divsChild>
        <w:div w:id="35156381">
          <w:marLeft w:val="0"/>
          <w:marRight w:val="0"/>
          <w:marTop w:val="0"/>
          <w:marBottom w:val="0"/>
          <w:divBdr>
            <w:top w:val="none" w:sz="0" w:space="0" w:color="auto"/>
            <w:left w:val="none" w:sz="0" w:space="0" w:color="auto"/>
            <w:bottom w:val="none" w:sz="0" w:space="0" w:color="auto"/>
            <w:right w:val="none" w:sz="0" w:space="0" w:color="auto"/>
          </w:divBdr>
        </w:div>
        <w:div w:id="275910210">
          <w:marLeft w:val="0"/>
          <w:marRight w:val="0"/>
          <w:marTop w:val="0"/>
          <w:marBottom w:val="0"/>
          <w:divBdr>
            <w:top w:val="none" w:sz="0" w:space="0" w:color="auto"/>
            <w:left w:val="none" w:sz="0" w:space="0" w:color="auto"/>
            <w:bottom w:val="none" w:sz="0" w:space="0" w:color="auto"/>
            <w:right w:val="none" w:sz="0" w:space="0" w:color="auto"/>
          </w:divBdr>
        </w:div>
        <w:div w:id="1169100673">
          <w:marLeft w:val="0"/>
          <w:marRight w:val="0"/>
          <w:marTop w:val="0"/>
          <w:marBottom w:val="0"/>
          <w:divBdr>
            <w:top w:val="none" w:sz="0" w:space="0" w:color="auto"/>
            <w:left w:val="none" w:sz="0" w:space="0" w:color="auto"/>
            <w:bottom w:val="none" w:sz="0" w:space="0" w:color="auto"/>
            <w:right w:val="none" w:sz="0" w:space="0" w:color="auto"/>
          </w:divBdr>
        </w:div>
        <w:div w:id="1581253142">
          <w:marLeft w:val="0"/>
          <w:marRight w:val="0"/>
          <w:marTop w:val="0"/>
          <w:marBottom w:val="0"/>
          <w:divBdr>
            <w:top w:val="none" w:sz="0" w:space="0" w:color="auto"/>
            <w:left w:val="none" w:sz="0" w:space="0" w:color="auto"/>
            <w:bottom w:val="none" w:sz="0" w:space="0" w:color="auto"/>
            <w:right w:val="none" w:sz="0" w:space="0" w:color="auto"/>
          </w:divBdr>
        </w:div>
        <w:div w:id="1814830326">
          <w:marLeft w:val="0"/>
          <w:marRight w:val="0"/>
          <w:marTop w:val="0"/>
          <w:marBottom w:val="0"/>
          <w:divBdr>
            <w:top w:val="none" w:sz="0" w:space="0" w:color="auto"/>
            <w:left w:val="none" w:sz="0" w:space="0" w:color="auto"/>
            <w:bottom w:val="none" w:sz="0" w:space="0" w:color="auto"/>
            <w:right w:val="none" w:sz="0" w:space="0" w:color="auto"/>
          </w:divBdr>
        </w:div>
        <w:div w:id="2132434606">
          <w:marLeft w:val="0"/>
          <w:marRight w:val="0"/>
          <w:marTop w:val="0"/>
          <w:marBottom w:val="0"/>
          <w:divBdr>
            <w:top w:val="none" w:sz="0" w:space="0" w:color="auto"/>
            <w:left w:val="none" w:sz="0" w:space="0" w:color="auto"/>
            <w:bottom w:val="none" w:sz="0" w:space="0" w:color="auto"/>
            <w:right w:val="none" w:sz="0" w:space="0" w:color="auto"/>
          </w:divBdr>
        </w:div>
      </w:divsChild>
    </w:div>
    <w:div w:id="1625692910">
      <w:bodyDiv w:val="1"/>
      <w:marLeft w:val="0"/>
      <w:marRight w:val="0"/>
      <w:marTop w:val="0"/>
      <w:marBottom w:val="0"/>
      <w:divBdr>
        <w:top w:val="none" w:sz="0" w:space="0" w:color="auto"/>
        <w:left w:val="none" w:sz="0" w:space="0" w:color="auto"/>
        <w:bottom w:val="none" w:sz="0" w:space="0" w:color="auto"/>
        <w:right w:val="none" w:sz="0" w:space="0" w:color="auto"/>
      </w:divBdr>
    </w:div>
    <w:div w:id="1628927236">
      <w:bodyDiv w:val="1"/>
      <w:marLeft w:val="0"/>
      <w:marRight w:val="0"/>
      <w:marTop w:val="0"/>
      <w:marBottom w:val="0"/>
      <w:divBdr>
        <w:top w:val="none" w:sz="0" w:space="0" w:color="auto"/>
        <w:left w:val="none" w:sz="0" w:space="0" w:color="auto"/>
        <w:bottom w:val="none" w:sz="0" w:space="0" w:color="auto"/>
        <w:right w:val="none" w:sz="0" w:space="0" w:color="auto"/>
      </w:divBdr>
    </w:div>
    <w:div w:id="1636906552">
      <w:bodyDiv w:val="1"/>
      <w:marLeft w:val="0"/>
      <w:marRight w:val="0"/>
      <w:marTop w:val="0"/>
      <w:marBottom w:val="0"/>
      <w:divBdr>
        <w:top w:val="none" w:sz="0" w:space="0" w:color="auto"/>
        <w:left w:val="none" w:sz="0" w:space="0" w:color="auto"/>
        <w:bottom w:val="none" w:sz="0" w:space="0" w:color="auto"/>
        <w:right w:val="none" w:sz="0" w:space="0" w:color="auto"/>
      </w:divBdr>
    </w:div>
    <w:div w:id="1650285648">
      <w:bodyDiv w:val="1"/>
      <w:marLeft w:val="0"/>
      <w:marRight w:val="0"/>
      <w:marTop w:val="0"/>
      <w:marBottom w:val="0"/>
      <w:divBdr>
        <w:top w:val="none" w:sz="0" w:space="0" w:color="auto"/>
        <w:left w:val="none" w:sz="0" w:space="0" w:color="auto"/>
        <w:bottom w:val="none" w:sz="0" w:space="0" w:color="auto"/>
        <w:right w:val="none" w:sz="0" w:space="0" w:color="auto"/>
      </w:divBdr>
    </w:div>
    <w:div w:id="1657030931">
      <w:bodyDiv w:val="1"/>
      <w:marLeft w:val="0"/>
      <w:marRight w:val="0"/>
      <w:marTop w:val="0"/>
      <w:marBottom w:val="0"/>
      <w:divBdr>
        <w:top w:val="none" w:sz="0" w:space="0" w:color="auto"/>
        <w:left w:val="none" w:sz="0" w:space="0" w:color="auto"/>
        <w:bottom w:val="none" w:sz="0" w:space="0" w:color="auto"/>
        <w:right w:val="none" w:sz="0" w:space="0" w:color="auto"/>
      </w:divBdr>
    </w:div>
    <w:div w:id="1660301972">
      <w:bodyDiv w:val="1"/>
      <w:marLeft w:val="0"/>
      <w:marRight w:val="0"/>
      <w:marTop w:val="0"/>
      <w:marBottom w:val="0"/>
      <w:divBdr>
        <w:top w:val="none" w:sz="0" w:space="0" w:color="auto"/>
        <w:left w:val="none" w:sz="0" w:space="0" w:color="auto"/>
        <w:bottom w:val="none" w:sz="0" w:space="0" w:color="auto"/>
        <w:right w:val="none" w:sz="0" w:space="0" w:color="auto"/>
      </w:divBdr>
    </w:div>
    <w:div w:id="1660429078">
      <w:bodyDiv w:val="1"/>
      <w:marLeft w:val="0"/>
      <w:marRight w:val="0"/>
      <w:marTop w:val="0"/>
      <w:marBottom w:val="0"/>
      <w:divBdr>
        <w:top w:val="none" w:sz="0" w:space="0" w:color="auto"/>
        <w:left w:val="none" w:sz="0" w:space="0" w:color="auto"/>
        <w:bottom w:val="none" w:sz="0" w:space="0" w:color="auto"/>
        <w:right w:val="none" w:sz="0" w:space="0" w:color="auto"/>
      </w:divBdr>
    </w:div>
    <w:div w:id="1669670770">
      <w:bodyDiv w:val="1"/>
      <w:marLeft w:val="0"/>
      <w:marRight w:val="0"/>
      <w:marTop w:val="0"/>
      <w:marBottom w:val="0"/>
      <w:divBdr>
        <w:top w:val="none" w:sz="0" w:space="0" w:color="auto"/>
        <w:left w:val="none" w:sz="0" w:space="0" w:color="auto"/>
        <w:bottom w:val="none" w:sz="0" w:space="0" w:color="auto"/>
        <w:right w:val="none" w:sz="0" w:space="0" w:color="auto"/>
      </w:divBdr>
    </w:div>
    <w:div w:id="1674450264">
      <w:bodyDiv w:val="1"/>
      <w:marLeft w:val="0"/>
      <w:marRight w:val="0"/>
      <w:marTop w:val="0"/>
      <w:marBottom w:val="0"/>
      <w:divBdr>
        <w:top w:val="none" w:sz="0" w:space="0" w:color="auto"/>
        <w:left w:val="none" w:sz="0" w:space="0" w:color="auto"/>
        <w:bottom w:val="none" w:sz="0" w:space="0" w:color="auto"/>
        <w:right w:val="none" w:sz="0" w:space="0" w:color="auto"/>
      </w:divBdr>
    </w:div>
    <w:div w:id="1676105072">
      <w:bodyDiv w:val="1"/>
      <w:marLeft w:val="0"/>
      <w:marRight w:val="0"/>
      <w:marTop w:val="0"/>
      <w:marBottom w:val="0"/>
      <w:divBdr>
        <w:top w:val="none" w:sz="0" w:space="0" w:color="auto"/>
        <w:left w:val="none" w:sz="0" w:space="0" w:color="auto"/>
        <w:bottom w:val="none" w:sz="0" w:space="0" w:color="auto"/>
        <w:right w:val="none" w:sz="0" w:space="0" w:color="auto"/>
      </w:divBdr>
    </w:div>
    <w:div w:id="1683701942">
      <w:bodyDiv w:val="1"/>
      <w:marLeft w:val="0"/>
      <w:marRight w:val="0"/>
      <w:marTop w:val="0"/>
      <w:marBottom w:val="0"/>
      <w:divBdr>
        <w:top w:val="none" w:sz="0" w:space="0" w:color="auto"/>
        <w:left w:val="none" w:sz="0" w:space="0" w:color="auto"/>
        <w:bottom w:val="none" w:sz="0" w:space="0" w:color="auto"/>
        <w:right w:val="none" w:sz="0" w:space="0" w:color="auto"/>
      </w:divBdr>
    </w:div>
    <w:div w:id="1692685649">
      <w:bodyDiv w:val="1"/>
      <w:marLeft w:val="0"/>
      <w:marRight w:val="0"/>
      <w:marTop w:val="0"/>
      <w:marBottom w:val="0"/>
      <w:divBdr>
        <w:top w:val="none" w:sz="0" w:space="0" w:color="auto"/>
        <w:left w:val="none" w:sz="0" w:space="0" w:color="auto"/>
        <w:bottom w:val="none" w:sz="0" w:space="0" w:color="auto"/>
        <w:right w:val="none" w:sz="0" w:space="0" w:color="auto"/>
      </w:divBdr>
    </w:div>
    <w:div w:id="1696156025">
      <w:bodyDiv w:val="1"/>
      <w:marLeft w:val="0"/>
      <w:marRight w:val="0"/>
      <w:marTop w:val="0"/>
      <w:marBottom w:val="0"/>
      <w:divBdr>
        <w:top w:val="none" w:sz="0" w:space="0" w:color="auto"/>
        <w:left w:val="none" w:sz="0" w:space="0" w:color="auto"/>
        <w:bottom w:val="none" w:sz="0" w:space="0" w:color="auto"/>
        <w:right w:val="none" w:sz="0" w:space="0" w:color="auto"/>
      </w:divBdr>
    </w:div>
    <w:div w:id="1702709799">
      <w:bodyDiv w:val="1"/>
      <w:marLeft w:val="0"/>
      <w:marRight w:val="0"/>
      <w:marTop w:val="0"/>
      <w:marBottom w:val="0"/>
      <w:divBdr>
        <w:top w:val="none" w:sz="0" w:space="0" w:color="auto"/>
        <w:left w:val="none" w:sz="0" w:space="0" w:color="auto"/>
        <w:bottom w:val="none" w:sz="0" w:space="0" w:color="auto"/>
        <w:right w:val="none" w:sz="0" w:space="0" w:color="auto"/>
      </w:divBdr>
    </w:div>
    <w:div w:id="1711034169">
      <w:bodyDiv w:val="1"/>
      <w:marLeft w:val="0"/>
      <w:marRight w:val="0"/>
      <w:marTop w:val="0"/>
      <w:marBottom w:val="0"/>
      <w:divBdr>
        <w:top w:val="none" w:sz="0" w:space="0" w:color="auto"/>
        <w:left w:val="none" w:sz="0" w:space="0" w:color="auto"/>
        <w:bottom w:val="none" w:sz="0" w:space="0" w:color="auto"/>
        <w:right w:val="none" w:sz="0" w:space="0" w:color="auto"/>
      </w:divBdr>
    </w:div>
    <w:div w:id="1713963634">
      <w:bodyDiv w:val="1"/>
      <w:marLeft w:val="0"/>
      <w:marRight w:val="0"/>
      <w:marTop w:val="0"/>
      <w:marBottom w:val="0"/>
      <w:divBdr>
        <w:top w:val="none" w:sz="0" w:space="0" w:color="auto"/>
        <w:left w:val="none" w:sz="0" w:space="0" w:color="auto"/>
        <w:bottom w:val="none" w:sz="0" w:space="0" w:color="auto"/>
        <w:right w:val="none" w:sz="0" w:space="0" w:color="auto"/>
      </w:divBdr>
    </w:div>
    <w:div w:id="1714963096">
      <w:bodyDiv w:val="1"/>
      <w:marLeft w:val="0"/>
      <w:marRight w:val="0"/>
      <w:marTop w:val="0"/>
      <w:marBottom w:val="0"/>
      <w:divBdr>
        <w:top w:val="none" w:sz="0" w:space="0" w:color="auto"/>
        <w:left w:val="none" w:sz="0" w:space="0" w:color="auto"/>
        <w:bottom w:val="none" w:sz="0" w:space="0" w:color="auto"/>
        <w:right w:val="none" w:sz="0" w:space="0" w:color="auto"/>
      </w:divBdr>
    </w:div>
    <w:div w:id="1715806517">
      <w:bodyDiv w:val="1"/>
      <w:marLeft w:val="0"/>
      <w:marRight w:val="0"/>
      <w:marTop w:val="0"/>
      <w:marBottom w:val="0"/>
      <w:divBdr>
        <w:top w:val="none" w:sz="0" w:space="0" w:color="auto"/>
        <w:left w:val="none" w:sz="0" w:space="0" w:color="auto"/>
        <w:bottom w:val="none" w:sz="0" w:space="0" w:color="auto"/>
        <w:right w:val="none" w:sz="0" w:space="0" w:color="auto"/>
      </w:divBdr>
    </w:div>
    <w:div w:id="1719668799">
      <w:bodyDiv w:val="1"/>
      <w:marLeft w:val="0"/>
      <w:marRight w:val="0"/>
      <w:marTop w:val="0"/>
      <w:marBottom w:val="0"/>
      <w:divBdr>
        <w:top w:val="none" w:sz="0" w:space="0" w:color="auto"/>
        <w:left w:val="none" w:sz="0" w:space="0" w:color="auto"/>
        <w:bottom w:val="none" w:sz="0" w:space="0" w:color="auto"/>
        <w:right w:val="none" w:sz="0" w:space="0" w:color="auto"/>
      </w:divBdr>
    </w:div>
    <w:div w:id="1723602697">
      <w:bodyDiv w:val="1"/>
      <w:marLeft w:val="0"/>
      <w:marRight w:val="0"/>
      <w:marTop w:val="0"/>
      <w:marBottom w:val="0"/>
      <w:divBdr>
        <w:top w:val="none" w:sz="0" w:space="0" w:color="auto"/>
        <w:left w:val="none" w:sz="0" w:space="0" w:color="auto"/>
        <w:bottom w:val="none" w:sz="0" w:space="0" w:color="auto"/>
        <w:right w:val="none" w:sz="0" w:space="0" w:color="auto"/>
      </w:divBdr>
    </w:div>
    <w:div w:id="1738743913">
      <w:bodyDiv w:val="1"/>
      <w:marLeft w:val="0"/>
      <w:marRight w:val="0"/>
      <w:marTop w:val="0"/>
      <w:marBottom w:val="0"/>
      <w:divBdr>
        <w:top w:val="none" w:sz="0" w:space="0" w:color="auto"/>
        <w:left w:val="none" w:sz="0" w:space="0" w:color="auto"/>
        <w:bottom w:val="none" w:sz="0" w:space="0" w:color="auto"/>
        <w:right w:val="none" w:sz="0" w:space="0" w:color="auto"/>
      </w:divBdr>
    </w:div>
    <w:div w:id="1745688927">
      <w:bodyDiv w:val="1"/>
      <w:marLeft w:val="0"/>
      <w:marRight w:val="0"/>
      <w:marTop w:val="0"/>
      <w:marBottom w:val="0"/>
      <w:divBdr>
        <w:top w:val="none" w:sz="0" w:space="0" w:color="auto"/>
        <w:left w:val="none" w:sz="0" w:space="0" w:color="auto"/>
        <w:bottom w:val="none" w:sz="0" w:space="0" w:color="auto"/>
        <w:right w:val="none" w:sz="0" w:space="0" w:color="auto"/>
      </w:divBdr>
    </w:div>
    <w:div w:id="1748189524">
      <w:bodyDiv w:val="1"/>
      <w:marLeft w:val="0"/>
      <w:marRight w:val="0"/>
      <w:marTop w:val="0"/>
      <w:marBottom w:val="0"/>
      <w:divBdr>
        <w:top w:val="none" w:sz="0" w:space="0" w:color="auto"/>
        <w:left w:val="none" w:sz="0" w:space="0" w:color="auto"/>
        <w:bottom w:val="none" w:sz="0" w:space="0" w:color="auto"/>
        <w:right w:val="none" w:sz="0" w:space="0" w:color="auto"/>
      </w:divBdr>
    </w:div>
    <w:div w:id="1748461187">
      <w:bodyDiv w:val="1"/>
      <w:marLeft w:val="0"/>
      <w:marRight w:val="0"/>
      <w:marTop w:val="0"/>
      <w:marBottom w:val="0"/>
      <w:divBdr>
        <w:top w:val="none" w:sz="0" w:space="0" w:color="auto"/>
        <w:left w:val="none" w:sz="0" w:space="0" w:color="auto"/>
        <w:bottom w:val="none" w:sz="0" w:space="0" w:color="auto"/>
        <w:right w:val="none" w:sz="0" w:space="0" w:color="auto"/>
      </w:divBdr>
    </w:div>
    <w:div w:id="1749233795">
      <w:bodyDiv w:val="1"/>
      <w:marLeft w:val="0"/>
      <w:marRight w:val="0"/>
      <w:marTop w:val="0"/>
      <w:marBottom w:val="0"/>
      <w:divBdr>
        <w:top w:val="none" w:sz="0" w:space="0" w:color="auto"/>
        <w:left w:val="none" w:sz="0" w:space="0" w:color="auto"/>
        <w:bottom w:val="none" w:sz="0" w:space="0" w:color="auto"/>
        <w:right w:val="none" w:sz="0" w:space="0" w:color="auto"/>
      </w:divBdr>
    </w:div>
    <w:div w:id="1754626861">
      <w:bodyDiv w:val="1"/>
      <w:marLeft w:val="0"/>
      <w:marRight w:val="0"/>
      <w:marTop w:val="0"/>
      <w:marBottom w:val="0"/>
      <w:divBdr>
        <w:top w:val="none" w:sz="0" w:space="0" w:color="auto"/>
        <w:left w:val="none" w:sz="0" w:space="0" w:color="auto"/>
        <w:bottom w:val="none" w:sz="0" w:space="0" w:color="auto"/>
        <w:right w:val="none" w:sz="0" w:space="0" w:color="auto"/>
      </w:divBdr>
    </w:div>
    <w:div w:id="1756004215">
      <w:bodyDiv w:val="1"/>
      <w:marLeft w:val="0"/>
      <w:marRight w:val="0"/>
      <w:marTop w:val="0"/>
      <w:marBottom w:val="0"/>
      <w:divBdr>
        <w:top w:val="none" w:sz="0" w:space="0" w:color="auto"/>
        <w:left w:val="none" w:sz="0" w:space="0" w:color="auto"/>
        <w:bottom w:val="none" w:sz="0" w:space="0" w:color="auto"/>
        <w:right w:val="none" w:sz="0" w:space="0" w:color="auto"/>
      </w:divBdr>
    </w:div>
    <w:div w:id="1758407980">
      <w:bodyDiv w:val="1"/>
      <w:marLeft w:val="0"/>
      <w:marRight w:val="0"/>
      <w:marTop w:val="0"/>
      <w:marBottom w:val="0"/>
      <w:divBdr>
        <w:top w:val="none" w:sz="0" w:space="0" w:color="auto"/>
        <w:left w:val="none" w:sz="0" w:space="0" w:color="auto"/>
        <w:bottom w:val="none" w:sz="0" w:space="0" w:color="auto"/>
        <w:right w:val="none" w:sz="0" w:space="0" w:color="auto"/>
      </w:divBdr>
    </w:div>
    <w:div w:id="1766419540">
      <w:bodyDiv w:val="1"/>
      <w:marLeft w:val="0"/>
      <w:marRight w:val="0"/>
      <w:marTop w:val="0"/>
      <w:marBottom w:val="0"/>
      <w:divBdr>
        <w:top w:val="none" w:sz="0" w:space="0" w:color="auto"/>
        <w:left w:val="none" w:sz="0" w:space="0" w:color="auto"/>
        <w:bottom w:val="none" w:sz="0" w:space="0" w:color="auto"/>
        <w:right w:val="none" w:sz="0" w:space="0" w:color="auto"/>
      </w:divBdr>
    </w:div>
    <w:div w:id="1766919544">
      <w:bodyDiv w:val="1"/>
      <w:marLeft w:val="0"/>
      <w:marRight w:val="0"/>
      <w:marTop w:val="0"/>
      <w:marBottom w:val="0"/>
      <w:divBdr>
        <w:top w:val="none" w:sz="0" w:space="0" w:color="auto"/>
        <w:left w:val="none" w:sz="0" w:space="0" w:color="auto"/>
        <w:bottom w:val="none" w:sz="0" w:space="0" w:color="auto"/>
        <w:right w:val="none" w:sz="0" w:space="0" w:color="auto"/>
      </w:divBdr>
    </w:div>
    <w:div w:id="1768967606">
      <w:bodyDiv w:val="1"/>
      <w:marLeft w:val="0"/>
      <w:marRight w:val="0"/>
      <w:marTop w:val="0"/>
      <w:marBottom w:val="0"/>
      <w:divBdr>
        <w:top w:val="none" w:sz="0" w:space="0" w:color="auto"/>
        <w:left w:val="none" w:sz="0" w:space="0" w:color="auto"/>
        <w:bottom w:val="none" w:sz="0" w:space="0" w:color="auto"/>
        <w:right w:val="none" w:sz="0" w:space="0" w:color="auto"/>
      </w:divBdr>
    </w:div>
    <w:div w:id="1776825103">
      <w:bodyDiv w:val="1"/>
      <w:marLeft w:val="0"/>
      <w:marRight w:val="0"/>
      <w:marTop w:val="0"/>
      <w:marBottom w:val="0"/>
      <w:divBdr>
        <w:top w:val="none" w:sz="0" w:space="0" w:color="auto"/>
        <w:left w:val="none" w:sz="0" w:space="0" w:color="auto"/>
        <w:bottom w:val="none" w:sz="0" w:space="0" w:color="auto"/>
        <w:right w:val="none" w:sz="0" w:space="0" w:color="auto"/>
      </w:divBdr>
    </w:div>
    <w:div w:id="1787381003">
      <w:bodyDiv w:val="1"/>
      <w:marLeft w:val="0"/>
      <w:marRight w:val="0"/>
      <w:marTop w:val="0"/>
      <w:marBottom w:val="0"/>
      <w:divBdr>
        <w:top w:val="none" w:sz="0" w:space="0" w:color="auto"/>
        <w:left w:val="none" w:sz="0" w:space="0" w:color="auto"/>
        <w:bottom w:val="none" w:sz="0" w:space="0" w:color="auto"/>
        <w:right w:val="none" w:sz="0" w:space="0" w:color="auto"/>
      </w:divBdr>
    </w:div>
    <w:div w:id="1789275896">
      <w:bodyDiv w:val="1"/>
      <w:marLeft w:val="0"/>
      <w:marRight w:val="0"/>
      <w:marTop w:val="0"/>
      <w:marBottom w:val="0"/>
      <w:divBdr>
        <w:top w:val="none" w:sz="0" w:space="0" w:color="auto"/>
        <w:left w:val="none" w:sz="0" w:space="0" w:color="auto"/>
        <w:bottom w:val="none" w:sz="0" w:space="0" w:color="auto"/>
        <w:right w:val="none" w:sz="0" w:space="0" w:color="auto"/>
      </w:divBdr>
    </w:div>
    <w:div w:id="1791388153">
      <w:bodyDiv w:val="1"/>
      <w:marLeft w:val="0"/>
      <w:marRight w:val="0"/>
      <w:marTop w:val="0"/>
      <w:marBottom w:val="0"/>
      <w:divBdr>
        <w:top w:val="none" w:sz="0" w:space="0" w:color="auto"/>
        <w:left w:val="none" w:sz="0" w:space="0" w:color="auto"/>
        <w:bottom w:val="none" w:sz="0" w:space="0" w:color="auto"/>
        <w:right w:val="none" w:sz="0" w:space="0" w:color="auto"/>
      </w:divBdr>
    </w:div>
    <w:div w:id="1794058720">
      <w:bodyDiv w:val="1"/>
      <w:marLeft w:val="0"/>
      <w:marRight w:val="0"/>
      <w:marTop w:val="0"/>
      <w:marBottom w:val="0"/>
      <w:divBdr>
        <w:top w:val="none" w:sz="0" w:space="0" w:color="auto"/>
        <w:left w:val="none" w:sz="0" w:space="0" w:color="auto"/>
        <w:bottom w:val="none" w:sz="0" w:space="0" w:color="auto"/>
        <w:right w:val="none" w:sz="0" w:space="0" w:color="auto"/>
      </w:divBdr>
    </w:div>
    <w:div w:id="1796559380">
      <w:bodyDiv w:val="1"/>
      <w:marLeft w:val="0"/>
      <w:marRight w:val="0"/>
      <w:marTop w:val="0"/>
      <w:marBottom w:val="0"/>
      <w:divBdr>
        <w:top w:val="none" w:sz="0" w:space="0" w:color="auto"/>
        <w:left w:val="none" w:sz="0" w:space="0" w:color="auto"/>
        <w:bottom w:val="none" w:sz="0" w:space="0" w:color="auto"/>
        <w:right w:val="none" w:sz="0" w:space="0" w:color="auto"/>
      </w:divBdr>
    </w:div>
    <w:div w:id="1797599655">
      <w:bodyDiv w:val="1"/>
      <w:marLeft w:val="0"/>
      <w:marRight w:val="0"/>
      <w:marTop w:val="0"/>
      <w:marBottom w:val="0"/>
      <w:divBdr>
        <w:top w:val="none" w:sz="0" w:space="0" w:color="auto"/>
        <w:left w:val="none" w:sz="0" w:space="0" w:color="auto"/>
        <w:bottom w:val="none" w:sz="0" w:space="0" w:color="auto"/>
        <w:right w:val="none" w:sz="0" w:space="0" w:color="auto"/>
      </w:divBdr>
    </w:div>
    <w:div w:id="1797991896">
      <w:bodyDiv w:val="1"/>
      <w:marLeft w:val="0"/>
      <w:marRight w:val="0"/>
      <w:marTop w:val="0"/>
      <w:marBottom w:val="0"/>
      <w:divBdr>
        <w:top w:val="none" w:sz="0" w:space="0" w:color="auto"/>
        <w:left w:val="none" w:sz="0" w:space="0" w:color="auto"/>
        <w:bottom w:val="none" w:sz="0" w:space="0" w:color="auto"/>
        <w:right w:val="none" w:sz="0" w:space="0" w:color="auto"/>
      </w:divBdr>
    </w:div>
    <w:div w:id="1805537620">
      <w:bodyDiv w:val="1"/>
      <w:marLeft w:val="0"/>
      <w:marRight w:val="0"/>
      <w:marTop w:val="0"/>
      <w:marBottom w:val="0"/>
      <w:divBdr>
        <w:top w:val="none" w:sz="0" w:space="0" w:color="auto"/>
        <w:left w:val="none" w:sz="0" w:space="0" w:color="auto"/>
        <w:bottom w:val="none" w:sz="0" w:space="0" w:color="auto"/>
        <w:right w:val="none" w:sz="0" w:space="0" w:color="auto"/>
      </w:divBdr>
    </w:div>
    <w:div w:id="1807578693">
      <w:bodyDiv w:val="1"/>
      <w:marLeft w:val="0"/>
      <w:marRight w:val="0"/>
      <w:marTop w:val="0"/>
      <w:marBottom w:val="0"/>
      <w:divBdr>
        <w:top w:val="none" w:sz="0" w:space="0" w:color="auto"/>
        <w:left w:val="none" w:sz="0" w:space="0" w:color="auto"/>
        <w:bottom w:val="none" w:sz="0" w:space="0" w:color="auto"/>
        <w:right w:val="none" w:sz="0" w:space="0" w:color="auto"/>
      </w:divBdr>
    </w:div>
    <w:div w:id="1808013863">
      <w:bodyDiv w:val="1"/>
      <w:marLeft w:val="0"/>
      <w:marRight w:val="0"/>
      <w:marTop w:val="0"/>
      <w:marBottom w:val="0"/>
      <w:divBdr>
        <w:top w:val="none" w:sz="0" w:space="0" w:color="auto"/>
        <w:left w:val="none" w:sz="0" w:space="0" w:color="auto"/>
        <w:bottom w:val="none" w:sz="0" w:space="0" w:color="auto"/>
        <w:right w:val="none" w:sz="0" w:space="0" w:color="auto"/>
      </w:divBdr>
    </w:div>
    <w:div w:id="1815487125">
      <w:bodyDiv w:val="1"/>
      <w:marLeft w:val="0"/>
      <w:marRight w:val="0"/>
      <w:marTop w:val="0"/>
      <w:marBottom w:val="0"/>
      <w:divBdr>
        <w:top w:val="none" w:sz="0" w:space="0" w:color="auto"/>
        <w:left w:val="none" w:sz="0" w:space="0" w:color="auto"/>
        <w:bottom w:val="none" w:sz="0" w:space="0" w:color="auto"/>
        <w:right w:val="none" w:sz="0" w:space="0" w:color="auto"/>
      </w:divBdr>
    </w:div>
    <w:div w:id="1822623251">
      <w:bodyDiv w:val="1"/>
      <w:marLeft w:val="0"/>
      <w:marRight w:val="0"/>
      <w:marTop w:val="0"/>
      <w:marBottom w:val="0"/>
      <w:divBdr>
        <w:top w:val="none" w:sz="0" w:space="0" w:color="auto"/>
        <w:left w:val="none" w:sz="0" w:space="0" w:color="auto"/>
        <w:bottom w:val="none" w:sz="0" w:space="0" w:color="auto"/>
        <w:right w:val="none" w:sz="0" w:space="0" w:color="auto"/>
      </w:divBdr>
    </w:div>
    <w:div w:id="1823109878">
      <w:bodyDiv w:val="1"/>
      <w:marLeft w:val="0"/>
      <w:marRight w:val="0"/>
      <w:marTop w:val="0"/>
      <w:marBottom w:val="0"/>
      <w:divBdr>
        <w:top w:val="none" w:sz="0" w:space="0" w:color="auto"/>
        <w:left w:val="none" w:sz="0" w:space="0" w:color="auto"/>
        <w:bottom w:val="none" w:sz="0" w:space="0" w:color="auto"/>
        <w:right w:val="none" w:sz="0" w:space="0" w:color="auto"/>
      </w:divBdr>
    </w:div>
    <w:div w:id="1829590393">
      <w:bodyDiv w:val="1"/>
      <w:marLeft w:val="0"/>
      <w:marRight w:val="0"/>
      <w:marTop w:val="0"/>
      <w:marBottom w:val="0"/>
      <w:divBdr>
        <w:top w:val="none" w:sz="0" w:space="0" w:color="auto"/>
        <w:left w:val="none" w:sz="0" w:space="0" w:color="auto"/>
        <w:bottom w:val="none" w:sz="0" w:space="0" w:color="auto"/>
        <w:right w:val="none" w:sz="0" w:space="0" w:color="auto"/>
      </w:divBdr>
    </w:div>
    <w:div w:id="1830248545">
      <w:bodyDiv w:val="1"/>
      <w:marLeft w:val="0"/>
      <w:marRight w:val="0"/>
      <w:marTop w:val="0"/>
      <w:marBottom w:val="0"/>
      <w:divBdr>
        <w:top w:val="none" w:sz="0" w:space="0" w:color="auto"/>
        <w:left w:val="none" w:sz="0" w:space="0" w:color="auto"/>
        <w:bottom w:val="none" w:sz="0" w:space="0" w:color="auto"/>
        <w:right w:val="none" w:sz="0" w:space="0" w:color="auto"/>
      </w:divBdr>
    </w:div>
    <w:div w:id="1830903922">
      <w:bodyDiv w:val="1"/>
      <w:marLeft w:val="0"/>
      <w:marRight w:val="0"/>
      <w:marTop w:val="0"/>
      <w:marBottom w:val="0"/>
      <w:divBdr>
        <w:top w:val="none" w:sz="0" w:space="0" w:color="auto"/>
        <w:left w:val="none" w:sz="0" w:space="0" w:color="auto"/>
        <w:bottom w:val="none" w:sz="0" w:space="0" w:color="auto"/>
        <w:right w:val="none" w:sz="0" w:space="0" w:color="auto"/>
      </w:divBdr>
    </w:div>
    <w:div w:id="1839689572">
      <w:bodyDiv w:val="1"/>
      <w:marLeft w:val="0"/>
      <w:marRight w:val="0"/>
      <w:marTop w:val="0"/>
      <w:marBottom w:val="0"/>
      <w:divBdr>
        <w:top w:val="none" w:sz="0" w:space="0" w:color="auto"/>
        <w:left w:val="none" w:sz="0" w:space="0" w:color="auto"/>
        <w:bottom w:val="none" w:sz="0" w:space="0" w:color="auto"/>
        <w:right w:val="none" w:sz="0" w:space="0" w:color="auto"/>
      </w:divBdr>
    </w:div>
    <w:div w:id="1851673443">
      <w:bodyDiv w:val="1"/>
      <w:marLeft w:val="0"/>
      <w:marRight w:val="0"/>
      <w:marTop w:val="0"/>
      <w:marBottom w:val="0"/>
      <w:divBdr>
        <w:top w:val="none" w:sz="0" w:space="0" w:color="auto"/>
        <w:left w:val="none" w:sz="0" w:space="0" w:color="auto"/>
        <w:bottom w:val="none" w:sz="0" w:space="0" w:color="auto"/>
        <w:right w:val="none" w:sz="0" w:space="0" w:color="auto"/>
      </w:divBdr>
    </w:div>
    <w:div w:id="1862284485">
      <w:bodyDiv w:val="1"/>
      <w:marLeft w:val="0"/>
      <w:marRight w:val="0"/>
      <w:marTop w:val="0"/>
      <w:marBottom w:val="0"/>
      <w:divBdr>
        <w:top w:val="none" w:sz="0" w:space="0" w:color="auto"/>
        <w:left w:val="none" w:sz="0" w:space="0" w:color="auto"/>
        <w:bottom w:val="none" w:sz="0" w:space="0" w:color="auto"/>
        <w:right w:val="none" w:sz="0" w:space="0" w:color="auto"/>
      </w:divBdr>
      <w:divsChild>
        <w:div w:id="134296309">
          <w:marLeft w:val="0"/>
          <w:marRight w:val="0"/>
          <w:marTop w:val="0"/>
          <w:marBottom w:val="0"/>
          <w:divBdr>
            <w:top w:val="none" w:sz="0" w:space="0" w:color="auto"/>
            <w:left w:val="none" w:sz="0" w:space="0" w:color="auto"/>
            <w:bottom w:val="none" w:sz="0" w:space="0" w:color="auto"/>
            <w:right w:val="none" w:sz="0" w:space="0" w:color="auto"/>
          </w:divBdr>
        </w:div>
        <w:div w:id="153036364">
          <w:marLeft w:val="0"/>
          <w:marRight w:val="0"/>
          <w:marTop w:val="0"/>
          <w:marBottom w:val="0"/>
          <w:divBdr>
            <w:top w:val="none" w:sz="0" w:space="0" w:color="auto"/>
            <w:left w:val="none" w:sz="0" w:space="0" w:color="auto"/>
            <w:bottom w:val="none" w:sz="0" w:space="0" w:color="auto"/>
            <w:right w:val="none" w:sz="0" w:space="0" w:color="auto"/>
          </w:divBdr>
        </w:div>
        <w:div w:id="265233739">
          <w:marLeft w:val="0"/>
          <w:marRight w:val="0"/>
          <w:marTop w:val="0"/>
          <w:marBottom w:val="0"/>
          <w:divBdr>
            <w:top w:val="none" w:sz="0" w:space="0" w:color="auto"/>
            <w:left w:val="none" w:sz="0" w:space="0" w:color="auto"/>
            <w:bottom w:val="none" w:sz="0" w:space="0" w:color="auto"/>
            <w:right w:val="none" w:sz="0" w:space="0" w:color="auto"/>
          </w:divBdr>
        </w:div>
        <w:div w:id="940182663">
          <w:marLeft w:val="0"/>
          <w:marRight w:val="0"/>
          <w:marTop w:val="0"/>
          <w:marBottom w:val="0"/>
          <w:divBdr>
            <w:top w:val="none" w:sz="0" w:space="0" w:color="auto"/>
            <w:left w:val="none" w:sz="0" w:space="0" w:color="auto"/>
            <w:bottom w:val="none" w:sz="0" w:space="0" w:color="auto"/>
            <w:right w:val="none" w:sz="0" w:space="0" w:color="auto"/>
          </w:divBdr>
        </w:div>
        <w:div w:id="1076510237">
          <w:marLeft w:val="0"/>
          <w:marRight w:val="0"/>
          <w:marTop w:val="0"/>
          <w:marBottom w:val="0"/>
          <w:divBdr>
            <w:top w:val="none" w:sz="0" w:space="0" w:color="auto"/>
            <w:left w:val="none" w:sz="0" w:space="0" w:color="auto"/>
            <w:bottom w:val="none" w:sz="0" w:space="0" w:color="auto"/>
            <w:right w:val="none" w:sz="0" w:space="0" w:color="auto"/>
          </w:divBdr>
        </w:div>
        <w:div w:id="1221290198">
          <w:marLeft w:val="0"/>
          <w:marRight w:val="0"/>
          <w:marTop w:val="0"/>
          <w:marBottom w:val="0"/>
          <w:divBdr>
            <w:top w:val="none" w:sz="0" w:space="0" w:color="auto"/>
            <w:left w:val="none" w:sz="0" w:space="0" w:color="auto"/>
            <w:bottom w:val="none" w:sz="0" w:space="0" w:color="auto"/>
            <w:right w:val="none" w:sz="0" w:space="0" w:color="auto"/>
          </w:divBdr>
        </w:div>
      </w:divsChild>
    </w:div>
    <w:div w:id="1862358399">
      <w:bodyDiv w:val="1"/>
      <w:marLeft w:val="0"/>
      <w:marRight w:val="0"/>
      <w:marTop w:val="0"/>
      <w:marBottom w:val="0"/>
      <w:divBdr>
        <w:top w:val="none" w:sz="0" w:space="0" w:color="auto"/>
        <w:left w:val="none" w:sz="0" w:space="0" w:color="auto"/>
        <w:bottom w:val="none" w:sz="0" w:space="0" w:color="auto"/>
        <w:right w:val="none" w:sz="0" w:space="0" w:color="auto"/>
      </w:divBdr>
    </w:div>
    <w:div w:id="1863398067">
      <w:bodyDiv w:val="1"/>
      <w:marLeft w:val="0"/>
      <w:marRight w:val="0"/>
      <w:marTop w:val="0"/>
      <w:marBottom w:val="0"/>
      <w:divBdr>
        <w:top w:val="none" w:sz="0" w:space="0" w:color="auto"/>
        <w:left w:val="none" w:sz="0" w:space="0" w:color="auto"/>
        <w:bottom w:val="none" w:sz="0" w:space="0" w:color="auto"/>
        <w:right w:val="none" w:sz="0" w:space="0" w:color="auto"/>
      </w:divBdr>
    </w:div>
    <w:div w:id="1884052240">
      <w:bodyDiv w:val="1"/>
      <w:marLeft w:val="0"/>
      <w:marRight w:val="0"/>
      <w:marTop w:val="0"/>
      <w:marBottom w:val="0"/>
      <w:divBdr>
        <w:top w:val="none" w:sz="0" w:space="0" w:color="auto"/>
        <w:left w:val="none" w:sz="0" w:space="0" w:color="auto"/>
        <w:bottom w:val="none" w:sz="0" w:space="0" w:color="auto"/>
        <w:right w:val="none" w:sz="0" w:space="0" w:color="auto"/>
      </w:divBdr>
    </w:div>
    <w:div w:id="1885173176">
      <w:bodyDiv w:val="1"/>
      <w:marLeft w:val="0"/>
      <w:marRight w:val="0"/>
      <w:marTop w:val="0"/>
      <w:marBottom w:val="0"/>
      <w:divBdr>
        <w:top w:val="none" w:sz="0" w:space="0" w:color="auto"/>
        <w:left w:val="none" w:sz="0" w:space="0" w:color="auto"/>
        <w:bottom w:val="none" w:sz="0" w:space="0" w:color="auto"/>
        <w:right w:val="none" w:sz="0" w:space="0" w:color="auto"/>
      </w:divBdr>
    </w:div>
    <w:div w:id="1889102611">
      <w:bodyDiv w:val="1"/>
      <w:marLeft w:val="0"/>
      <w:marRight w:val="0"/>
      <w:marTop w:val="0"/>
      <w:marBottom w:val="0"/>
      <w:divBdr>
        <w:top w:val="none" w:sz="0" w:space="0" w:color="auto"/>
        <w:left w:val="none" w:sz="0" w:space="0" w:color="auto"/>
        <w:bottom w:val="none" w:sz="0" w:space="0" w:color="auto"/>
        <w:right w:val="none" w:sz="0" w:space="0" w:color="auto"/>
      </w:divBdr>
    </w:div>
    <w:div w:id="1893760878">
      <w:bodyDiv w:val="1"/>
      <w:marLeft w:val="0"/>
      <w:marRight w:val="0"/>
      <w:marTop w:val="0"/>
      <w:marBottom w:val="0"/>
      <w:divBdr>
        <w:top w:val="none" w:sz="0" w:space="0" w:color="auto"/>
        <w:left w:val="none" w:sz="0" w:space="0" w:color="auto"/>
        <w:bottom w:val="none" w:sz="0" w:space="0" w:color="auto"/>
        <w:right w:val="none" w:sz="0" w:space="0" w:color="auto"/>
      </w:divBdr>
    </w:div>
    <w:div w:id="1899439861">
      <w:bodyDiv w:val="1"/>
      <w:marLeft w:val="0"/>
      <w:marRight w:val="0"/>
      <w:marTop w:val="0"/>
      <w:marBottom w:val="0"/>
      <w:divBdr>
        <w:top w:val="none" w:sz="0" w:space="0" w:color="auto"/>
        <w:left w:val="none" w:sz="0" w:space="0" w:color="auto"/>
        <w:bottom w:val="none" w:sz="0" w:space="0" w:color="auto"/>
        <w:right w:val="none" w:sz="0" w:space="0" w:color="auto"/>
      </w:divBdr>
    </w:div>
    <w:div w:id="1901938929">
      <w:bodyDiv w:val="1"/>
      <w:marLeft w:val="0"/>
      <w:marRight w:val="0"/>
      <w:marTop w:val="0"/>
      <w:marBottom w:val="0"/>
      <w:divBdr>
        <w:top w:val="none" w:sz="0" w:space="0" w:color="auto"/>
        <w:left w:val="none" w:sz="0" w:space="0" w:color="auto"/>
        <w:bottom w:val="none" w:sz="0" w:space="0" w:color="auto"/>
        <w:right w:val="none" w:sz="0" w:space="0" w:color="auto"/>
      </w:divBdr>
    </w:div>
    <w:div w:id="1904869584">
      <w:bodyDiv w:val="1"/>
      <w:marLeft w:val="0"/>
      <w:marRight w:val="0"/>
      <w:marTop w:val="0"/>
      <w:marBottom w:val="0"/>
      <w:divBdr>
        <w:top w:val="none" w:sz="0" w:space="0" w:color="auto"/>
        <w:left w:val="none" w:sz="0" w:space="0" w:color="auto"/>
        <w:bottom w:val="none" w:sz="0" w:space="0" w:color="auto"/>
        <w:right w:val="none" w:sz="0" w:space="0" w:color="auto"/>
      </w:divBdr>
    </w:div>
    <w:div w:id="1907569790">
      <w:bodyDiv w:val="1"/>
      <w:marLeft w:val="0"/>
      <w:marRight w:val="0"/>
      <w:marTop w:val="0"/>
      <w:marBottom w:val="0"/>
      <w:divBdr>
        <w:top w:val="none" w:sz="0" w:space="0" w:color="auto"/>
        <w:left w:val="none" w:sz="0" w:space="0" w:color="auto"/>
        <w:bottom w:val="none" w:sz="0" w:space="0" w:color="auto"/>
        <w:right w:val="none" w:sz="0" w:space="0" w:color="auto"/>
      </w:divBdr>
    </w:div>
    <w:div w:id="1908222705">
      <w:bodyDiv w:val="1"/>
      <w:marLeft w:val="0"/>
      <w:marRight w:val="0"/>
      <w:marTop w:val="0"/>
      <w:marBottom w:val="0"/>
      <w:divBdr>
        <w:top w:val="none" w:sz="0" w:space="0" w:color="auto"/>
        <w:left w:val="none" w:sz="0" w:space="0" w:color="auto"/>
        <w:bottom w:val="none" w:sz="0" w:space="0" w:color="auto"/>
        <w:right w:val="none" w:sz="0" w:space="0" w:color="auto"/>
      </w:divBdr>
    </w:div>
    <w:div w:id="1926300312">
      <w:bodyDiv w:val="1"/>
      <w:marLeft w:val="0"/>
      <w:marRight w:val="0"/>
      <w:marTop w:val="0"/>
      <w:marBottom w:val="0"/>
      <w:divBdr>
        <w:top w:val="none" w:sz="0" w:space="0" w:color="auto"/>
        <w:left w:val="none" w:sz="0" w:space="0" w:color="auto"/>
        <w:bottom w:val="none" w:sz="0" w:space="0" w:color="auto"/>
        <w:right w:val="none" w:sz="0" w:space="0" w:color="auto"/>
      </w:divBdr>
    </w:div>
    <w:div w:id="1928727160">
      <w:bodyDiv w:val="1"/>
      <w:marLeft w:val="0"/>
      <w:marRight w:val="0"/>
      <w:marTop w:val="0"/>
      <w:marBottom w:val="0"/>
      <w:divBdr>
        <w:top w:val="none" w:sz="0" w:space="0" w:color="auto"/>
        <w:left w:val="none" w:sz="0" w:space="0" w:color="auto"/>
        <w:bottom w:val="none" w:sz="0" w:space="0" w:color="auto"/>
        <w:right w:val="none" w:sz="0" w:space="0" w:color="auto"/>
      </w:divBdr>
    </w:div>
    <w:div w:id="1933663942">
      <w:bodyDiv w:val="1"/>
      <w:marLeft w:val="0"/>
      <w:marRight w:val="0"/>
      <w:marTop w:val="0"/>
      <w:marBottom w:val="0"/>
      <w:divBdr>
        <w:top w:val="none" w:sz="0" w:space="0" w:color="auto"/>
        <w:left w:val="none" w:sz="0" w:space="0" w:color="auto"/>
        <w:bottom w:val="none" w:sz="0" w:space="0" w:color="auto"/>
        <w:right w:val="none" w:sz="0" w:space="0" w:color="auto"/>
      </w:divBdr>
    </w:div>
    <w:div w:id="1936133784">
      <w:bodyDiv w:val="1"/>
      <w:marLeft w:val="0"/>
      <w:marRight w:val="0"/>
      <w:marTop w:val="0"/>
      <w:marBottom w:val="0"/>
      <w:divBdr>
        <w:top w:val="none" w:sz="0" w:space="0" w:color="auto"/>
        <w:left w:val="none" w:sz="0" w:space="0" w:color="auto"/>
        <w:bottom w:val="none" w:sz="0" w:space="0" w:color="auto"/>
        <w:right w:val="none" w:sz="0" w:space="0" w:color="auto"/>
      </w:divBdr>
    </w:div>
    <w:div w:id="1937470816">
      <w:bodyDiv w:val="1"/>
      <w:marLeft w:val="0"/>
      <w:marRight w:val="0"/>
      <w:marTop w:val="0"/>
      <w:marBottom w:val="0"/>
      <w:divBdr>
        <w:top w:val="none" w:sz="0" w:space="0" w:color="auto"/>
        <w:left w:val="none" w:sz="0" w:space="0" w:color="auto"/>
        <w:bottom w:val="none" w:sz="0" w:space="0" w:color="auto"/>
        <w:right w:val="none" w:sz="0" w:space="0" w:color="auto"/>
      </w:divBdr>
    </w:div>
    <w:div w:id="1951862614">
      <w:bodyDiv w:val="1"/>
      <w:marLeft w:val="0"/>
      <w:marRight w:val="0"/>
      <w:marTop w:val="0"/>
      <w:marBottom w:val="0"/>
      <w:divBdr>
        <w:top w:val="none" w:sz="0" w:space="0" w:color="auto"/>
        <w:left w:val="none" w:sz="0" w:space="0" w:color="auto"/>
        <w:bottom w:val="none" w:sz="0" w:space="0" w:color="auto"/>
        <w:right w:val="none" w:sz="0" w:space="0" w:color="auto"/>
      </w:divBdr>
    </w:div>
    <w:div w:id="1952977017">
      <w:bodyDiv w:val="1"/>
      <w:marLeft w:val="0"/>
      <w:marRight w:val="0"/>
      <w:marTop w:val="0"/>
      <w:marBottom w:val="0"/>
      <w:divBdr>
        <w:top w:val="none" w:sz="0" w:space="0" w:color="auto"/>
        <w:left w:val="none" w:sz="0" w:space="0" w:color="auto"/>
        <w:bottom w:val="none" w:sz="0" w:space="0" w:color="auto"/>
        <w:right w:val="none" w:sz="0" w:space="0" w:color="auto"/>
      </w:divBdr>
    </w:div>
    <w:div w:id="1958174541">
      <w:bodyDiv w:val="1"/>
      <w:marLeft w:val="0"/>
      <w:marRight w:val="0"/>
      <w:marTop w:val="0"/>
      <w:marBottom w:val="0"/>
      <w:divBdr>
        <w:top w:val="none" w:sz="0" w:space="0" w:color="auto"/>
        <w:left w:val="none" w:sz="0" w:space="0" w:color="auto"/>
        <w:bottom w:val="none" w:sz="0" w:space="0" w:color="auto"/>
        <w:right w:val="none" w:sz="0" w:space="0" w:color="auto"/>
      </w:divBdr>
    </w:div>
    <w:div w:id="1958296037">
      <w:bodyDiv w:val="1"/>
      <w:marLeft w:val="0"/>
      <w:marRight w:val="0"/>
      <w:marTop w:val="0"/>
      <w:marBottom w:val="0"/>
      <w:divBdr>
        <w:top w:val="none" w:sz="0" w:space="0" w:color="auto"/>
        <w:left w:val="none" w:sz="0" w:space="0" w:color="auto"/>
        <w:bottom w:val="none" w:sz="0" w:space="0" w:color="auto"/>
        <w:right w:val="none" w:sz="0" w:space="0" w:color="auto"/>
      </w:divBdr>
    </w:div>
    <w:div w:id="1962413846">
      <w:bodyDiv w:val="1"/>
      <w:marLeft w:val="0"/>
      <w:marRight w:val="0"/>
      <w:marTop w:val="0"/>
      <w:marBottom w:val="0"/>
      <w:divBdr>
        <w:top w:val="none" w:sz="0" w:space="0" w:color="auto"/>
        <w:left w:val="none" w:sz="0" w:space="0" w:color="auto"/>
        <w:bottom w:val="none" w:sz="0" w:space="0" w:color="auto"/>
        <w:right w:val="none" w:sz="0" w:space="0" w:color="auto"/>
      </w:divBdr>
    </w:div>
    <w:div w:id="1963030933">
      <w:bodyDiv w:val="1"/>
      <w:marLeft w:val="0"/>
      <w:marRight w:val="0"/>
      <w:marTop w:val="0"/>
      <w:marBottom w:val="0"/>
      <w:divBdr>
        <w:top w:val="none" w:sz="0" w:space="0" w:color="auto"/>
        <w:left w:val="none" w:sz="0" w:space="0" w:color="auto"/>
        <w:bottom w:val="none" w:sz="0" w:space="0" w:color="auto"/>
        <w:right w:val="none" w:sz="0" w:space="0" w:color="auto"/>
      </w:divBdr>
    </w:div>
    <w:div w:id="1966277580">
      <w:bodyDiv w:val="1"/>
      <w:marLeft w:val="0"/>
      <w:marRight w:val="0"/>
      <w:marTop w:val="0"/>
      <w:marBottom w:val="0"/>
      <w:divBdr>
        <w:top w:val="none" w:sz="0" w:space="0" w:color="auto"/>
        <w:left w:val="none" w:sz="0" w:space="0" w:color="auto"/>
        <w:bottom w:val="none" w:sz="0" w:space="0" w:color="auto"/>
        <w:right w:val="none" w:sz="0" w:space="0" w:color="auto"/>
      </w:divBdr>
    </w:div>
    <w:div w:id="1974291673">
      <w:bodyDiv w:val="1"/>
      <w:marLeft w:val="0"/>
      <w:marRight w:val="0"/>
      <w:marTop w:val="0"/>
      <w:marBottom w:val="0"/>
      <w:divBdr>
        <w:top w:val="none" w:sz="0" w:space="0" w:color="auto"/>
        <w:left w:val="none" w:sz="0" w:space="0" w:color="auto"/>
        <w:bottom w:val="none" w:sz="0" w:space="0" w:color="auto"/>
        <w:right w:val="none" w:sz="0" w:space="0" w:color="auto"/>
      </w:divBdr>
    </w:div>
    <w:div w:id="1974601539">
      <w:bodyDiv w:val="1"/>
      <w:marLeft w:val="0"/>
      <w:marRight w:val="0"/>
      <w:marTop w:val="0"/>
      <w:marBottom w:val="0"/>
      <w:divBdr>
        <w:top w:val="none" w:sz="0" w:space="0" w:color="auto"/>
        <w:left w:val="none" w:sz="0" w:space="0" w:color="auto"/>
        <w:bottom w:val="none" w:sz="0" w:space="0" w:color="auto"/>
        <w:right w:val="none" w:sz="0" w:space="0" w:color="auto"/>
      </w:divBdr>
    </w:div>
    <w:div w:id="1980766664">
      <w:bodyDiv w:val="1"/>
      <w:marLeft w:val="0"/>
      <w:marRight w:val="0"/>
      <w:marTop w:val="0"/>
      <w:marBottom w:val="0"/>
      <w:divBdr>
        <w:top w:val="none" w:sz="0" w:space="0" w:color="auto"/>
        <w:left w:val="none" w:sz="0" w:space="0" w:color="auto"/>
        <w:bottom w:val="none" w:sz="0" w:space="0" w:color="auto"/>
        <w:right w:val="none" w:sz="0" w:space="0" w:color="auto"/>
      </w:divBdr>
    </w:div>
    <w:div w:id="1983191627">
      <w:bodyDiv w:val="1"/>
      <w:marLeft w:val="0"/>
      <w:marRight w:val="0"/>
      <w:marTop w:val="0"/>
      <w:marBottom w:val="0"/>
      <w:divBdr>
        <w:top w:val="none" w:sz="0" w:space="0" w:color="auto"/>
        <w:left w:val="none" w:sz="0" w:space="0" w:color="auto"/>
        <w:bottom w:val="none" w:sz="0" w:space="0" w:color="auto"/>
        <w:right w:val="none" w:sz="0" w:space="0" w:color="auto"/>
      </w:divBdr>
    </w:div>
    <w:div w:id="1984579134">
      <w:bodyDiv w:val="1"/>
      <w:marLeft w:val="0"/>
      <w:marRight w:val="0"/>
      <w:marTop w:val="0"/>
      <w:marBottom w:val="0"/>
      <w:divBdr>
        <w:top w:val="none" w:sz="0" w:space="0" w:color="auto"/>
        <w:left w:val="none" w:sz="0" w:space="0" w:color="auto"/>
        <w:bottom w:val="none" w:sz="0" w:space="0" w:color="auto"/>
        <w:right w:val="none" w:sz="0" w:space="0" w:color="auto"/>
      </w:divBdr>
    </w:div>
    <w:div w:id="1988703415">
      <w:bodyDiv w:val="1"/>
      <w:marLeft w:val="0"/>
      <w:marRight w:val="0"/>
      <w:marTop w:val="0"/>
      <w:marBottom w:val="0"/>
      <w:divBdr>
        <w:top w:val="none" w:sz="0" w:space="0" w:color="auto"/>
        <w:left w:val="none" w:sz="0" w:space="0" w:color="auto"/>
        <w:bottom w:val="none" w:sz="0" w:space="0" w:color="auto"/>
        <w:right w:val="none" w:sz="0" w:space="0" w:color="auto"/>
      </w:divBdr>
    </w:div>
    <w:div w:id="2002539794">
      <w:bodyDiv w:val="1"/>
      <w:marLeft w:val="0"/>
      <w:marRight w:val="0"/>
      <w:marTop w:val="0"/>
      <w:marBottom w:val="0"/>
      <w:divBdr>
        <w:top w:val="none" w:sz="0" w:space="0" w:color="auto"/>
        <w:left w:val="none" w:sz="0" w:space="0" w:color="auto"/>
        <w:bottom w:val="none" w:sz="0" w:space="0" w:color="auto"/>
        <w:right w:val="none" w:sz="0" w:space="0" w:color="auto"/>
      </w:divBdr>
    </w:div>
    <w:div w:id="2003119654">
      <w:bodyDiv w:val="1"/>
      <w:marLeft w:val="0"/>
      <w:marRight w:val="0"/>
      <w:marTop w:val="0"/>
      <w:marBottom w:val="0"/>
      <w:divBdr>
        <w:top w:val="none" w:sz="0" w:space="0" w:color="auto"/>
        <w:left w:val="none" w:sz="0" w:space="0" w:color="auto"/>
        <w:bottom w:val="none" w:sz="0" w:space="0" w:color="auto"/>
        <w:right w:val="none" w:sz="0" w:space="0" w:color="auto"/>
      </w:divBdr>
    </w:div>
    <w:div w:id="2009945754">
      <w:bodyDiv w:val="1"/>
      <w:marLeft w:val="0"/>
      <w:marRight w:val="0"/>
      <w:marTop w:val="0"/>
      <w:marBottom w:val="0"/>
      <w:divBdr>
        <w:top w:val="none" w:sz="0" w:space="0" w:color="auto"/>
        <w:left w:val="none" w:sz="0" w:space="0" w:color="auto"/>
        <w:bottom w:val="none" w:sz="0" w:space="0" w:color="auto"/>
        <w:right w:val="none" w:sz="0" w:space="0" w:color="auto"/>
      </w:divBdr>
      <w:divsChild>
        <w:div w:id="1083063125">
          <w:marLeft w:val="0"/>
          <w:marRight w:val="0"/>
          <w:marTop w:val="0"/>
          <w:marBottom w:val="0"/>
          <w:divBdr>
            <w:top w:val="none" w:sz="0" w:space="0" w:color="auto"/>
            <w:left w:val="none" w:sz="0" w:space="0" w:color="auto"/>
            <w:bottom w:val="none" w:sz="0" w:space="0" w:color="auto"/>
            <w:right w:val="none" w:sz="0" w:space="0" w:color="auto"/>
          </w:divBdr>
          <w:divsChild>
            <w:div w:id="1020207855">
              <w:marLeft w:val="0"/>
              <w:marRight w:val="0"/>
              <w:marTop w:val="120"/>
              <w:marBottom w:val="120"/>
              <w:divBdr>
                <w:top w:val="none" w:sz="0" w:space="0" w:color="auto"/>
                <w:left w:val="none" w:sz="0" w:space="0" w:color="auto"/>
                <w:bottom w:val="none" w:sz="0" w:space="0" w:color="auto"/>
                <w:right w:val="none" w:sz="0" w:space="0" w:color="auto"/>
              </w:divBdr>
            </w:div>
          </w:divsChild>
        </w:div>
        <w:div w:id="1233391379">
          <w:marLeft w:val="0"/>
          <w:marRight w:val="0"/>
          <w:marTop w:val="0"/>
          <w:marBottom w:val="0"/>
          <w:divBdr>
            <w:top w:val="none" w:sz="0" w:space="0" w:color="auto"/>
            <w:left w:val="none" w:sz="0" w:space="0" w:color="auto"/>
            <w:bottom w:val="none" w:sz="0" w:space="0" w:color="auto"/>
            <w:right w:val="none" w:sz="0" w:space="0" w:color="auto"/>
          </w:divBdr>
          <w:divsChild>
            <w:div w:id="1146506898">
              <w:marLeft w:val="0"/>
              <w:marRight w:val="0"/>
              <w:marTop w:val="120"/>
              <w:marBottom w:val="120"/>
              <w:divBdr>
                <w:top w:val="none" w:sz="0" w:space="0" w:color="auto"/>
                <w:left w:val="none" w:sz="0" w:space="0" w:color="auto"/>
                <w:bottom w:val="none" w:sz="0" w:space="0" w:color="auto"/>
                <w:right w:val="none" w:sz="0" w:space="0" w:color="auto"/>
              </w:divBdr>
            </w:div>
          </w:divsChild>
        </w:div>
        <w:div w:id="1733196665">
          <w:marLeft w:val="0"/>
          <w:marRight w:val="0"/>
          <w:marTop w:val="0"/>
          <w:marBottom w:val="0"/>
          <w:divBdr>
            <w:top w:val="none" w:sz="0" w:space="0" w:color="auto"/>
            <w:left w:val="none" w:sz="0" w:space="0" w:color="auto"/>
            <w:bottom w:val="none" w:sz="0" w:space="0" w:color="auto"/>
            <w:right w:val="none" w:sz="0" w:space="0" w:color="auto"/>
          </w:divBdr>
          <w:divsChild>
            <w:div w:id="143104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5980">
      <w:bodyDiv w:val="1"/>
      <w:marLeft w:val="0"/>
      <w:marRight w:val="0"/>
      <w:marTop w:val="0"/>
      <w:marBottom w:val="0"/>
      <w:divBdr>
        <w:top w:val="none" w:sz="0" w:space="0" w:color="auto"/>
        <w:left w:val="none" w:sz="0" w:space="0" w:color="auto"/>
        <w:bottom w:val="none" w:sz="0" w:space="0" w:color="auto"/>
        <w:right w:val="none" w:sz="0" w:space="0" w:color="auto"/>
      </w:divBdr>
    </w:div>
    <w:div w:id="2018194538">
      <w:bodyDiv w:val="1"/>
      <w:marLeft w:val="0"/>
      <w:marRight w:val="0"/>
      <w:marTop w:val="0"/>
      <w:marBottom w:val="0"/>
      <w:divBdr>
        <w:top w:val="none" w:sz="0" w:space="0" w:color="auto"/>
        <w:left w:val="none" w:sz="0" w:space="0" w:color="auto"/>
        <w:bottom w:val="none" w:sz="0" w:space="0" w:color="auto"/>
        <w:right w:val="none" w:sz="0" w:space="0" w:color="auto"/>
      </w:divBdr>
    </w:div>
    <w:div w:id="2019697377">
      <w:bodyDiv w:val="1"/>
      <w:marLeft w:val="0"/>
      <w:marRight w:val="0"/>
      <w:marTop w:val="0"/>
      <w:marBottom w:val="0"/>
      <w:divBdr>
        <w:top w:val="none" w:sz="0" w:space="0" w:color="auto"/>
        <w:left w:val="none" w:sz="0" w:space="0" w:color="auto"/>
        <w:bottom w:val="none" w:sz="0" w:space="0" w:color="auto"/>
        <w:right w:val="none" w:sz="0" w:space="0" w:color="auto"/>
      </w:divBdr>
    </w:div>
    <w:div w:id="2021272062">
      <w:bodyDiv w:val="1"/>
      <w:marLeft w:val="0"/>
      <w:marRight w:val="0"/>
      <w:marTop w:val="0"/>
      <w:marBottom w:val="0"/>
      <w:divBdr>
        <w:top w:val="none" w:sz="0" w:space="0" w:color="auto"/>
        <w:left w:val="none" w:sz="0" w:space="0" w:color="auto"/>
        <w:bottom w:val="none" w:sz="0" w:space="0" w:color="auto"/>
        <w:right w:val="none" w:sz="0" w:space="0" w:color="auto"/>
      </w:divBdr>
    </w:div>
    <w:div w:id="2024551815">
      <w:bodyDiv w:val="1"/>
      <w:marLeft w:val="0"/>
      <w:marRight w:val="0"/>
      <w:marTop w:val="0"/>
      <w:marBottom w:val="0"/>
      <w:divBdr>
        <w:top w:val="none" w:sz="0" w:space="0" w:color="auto"/>
        <w:left w:val="none" w:sz="0" w:space="0" w:color="auto"/>
        <w:bottom w:val="none" w:sz="0" w:space="0" w:color="auto"/>
        <w:right w:val="none" w:sz="0" w:space="0" w:color="auto"/>
      </w:divBdr>
    </w:div>
    <w:div w:id="2025521199">
      <w:bodyDiv w:val="1"/>
      <w:marLeft w:val="0"/>
      <w:marRight w:val="0"/>
      <w:marTop w:val="0"/>
      <w:marBottom w:val="0"/>
      <w:divBdr>
        <w:top w:val="none" w:sz="0" w:space="0" w:color="auto"/>
        <w:left w:val="none" w:sz="0" w:space="0" w:color="auto"/>
        <w:bottom w:val="none" w:sz="0" w:space="0" w:color="auto"/>
        <w:right w:val="none" w:sz="0" w:space="0" w:color="auto"/>
      </w:divBdr>
    </w:div>
    <w:div w:id="2025588643">
      <w:bodyDiv w:val="1"/>
      <w:marLeft w:val="0"/>
      <w:marRight w:val="0"/>
      <w:marTop w:val="0"/>
      <w:marBottom w:val="0"/>
      <w:divBdr>
        <w:top w:val="none" w:sz="0" w:space="0" w:color="auto"/>
        <w:left w:val="none" w:sz="0" w:space="0" w:color="auto"/>
        <w:bottom w:val="none" w:sz="0" w:space="0" w:color="auto"/>
        <w:right w:val="none" w:sz="0" w:space="0" w:color="auto"/>
      </w:divBdr>
    </w:div>
    <w:div w:id="2028560150">
      <w:bodyDiv w:val="1"/>
      <w:marLeft w:val="0"/>
      <w:marRight w:val="0"/>
      <w:marTop w:val="0"/>
      <w:marBottom w:val="0"/>
      <w:divBdr>
        <w:top w:val="none" w:sz="0" w:space="0" w:color="auto"/>
        <w:left w:val="none" w:sz="0" w:space="0" w:color="auto"/>
        <w:bottom w:val="none" w:sz="0" w:space="0" w:color="auto"/>
        <w:right w:val="none" w:sz="0" w:space="0" w:color="auto"/>
      </w:divBdr>
    </w:div>
    <w:div w:id="2036728244">
      <w:bodyDiv w:val="1"/>
      <w:marLeft w:val="0"/>
      <w:marRight w:val="0"/>
      <w:marTop w:val="0"/>
      <w:marBottom w:val="0"/>
      <w:divBdr>
        <w:top w:val="none" w:sz="0" w:space="0" w:color="auto"/>
        <w:left w:val="none" w:sz="0" w:space="0" w:color="auto"/>
        <w:bottom w:val="none" w:sz="0" w:space="0" w:color="auto"/>
        <w:right w:val="none" w:sz="0" w:space="0" w:color="auto"/>
      </w:divBdr>
    </w:div>
    <w:div w:id="2039547763">
      <w:bodyDiv w:val="1"/>
      <w:marLeft w:val="0"/>
      <w:marRight w:val="0"/>
      <w:marTop w:val="0"/>
      <w:marBottom w:val="0"/>
      <w:divBdr>
        <w:top w:val="none" w:sz="0" w:space="0" w:color="auto"/>
        <w:left w:val="none" w:sz="0" w:space="0" w:color="auto"/>
        <w:bottom w:val="none" w:sz="0" w:space="0" w:color="auto"/>
        <w:right w:val="none" w:sz="0" w:space="0" w:color="auto"/>
      </w:divBdr>
    </w:div>
    <w:div w:id="2039696893">
      <w:bodyDiv w:val="1"/>
      <w:marLeft w:val="0"/>
      <w:marRight w:val="0"/>
      <w:marTop w:val="0"/>
      <w:marBottom w:val="0"/>
      <w:divBdr>
        <w:top w:val="none" w:sz="0" w:space="0" w:color="auto"/>
        <w:left w:val="none" w:sz="0" w:space="0" w:color="auto"/>
        <w:bottom w:val="none" w:sz="0" w:space="0" w:color="auto"/>
        <w:right w:val="none" w:sz="0" w:space="0" w:color="auto"/>
      </w:divBdr>
    </w:div>
    <w:div w:id="2042172158">
      <w:bodyDiv w:val="1"/>
      <w:marLeft w:val="0"/>
      <w:marRight w:val="0"/>
      <w:marTop w:val="0"/>
      <w:marBottom w:val="0"/>
      <w:divBdr>
        <w:top w:val="none" w:sz="0" w:space="0" w:color="auto"/>
        <w:left w:val="none" w:sz="0" w:space="0" w:color="auto"/>
        <w:bottom w:val="none" w:sz="0" w:space="0" w:color="auto"/>
        <w:right w:val="none" w:sz="0" w:space="0" w:color="auto"/>
      </w:divBdr>
    </w:div>
    <w:div w:id="2063821607">
      <w:bodyDiv w:val="1"/>
      <w:marLeft w:val="0"/>
      <w:marRight w:val="0"/>
      <w:marTop w:val="0"/>
      <w:marBottom w:val="0"/>
      <w:divBdr>
        <w:top w:val="none" w:sz="0" w:space="0" w:color="auto"/>
        <w:left w:val="none" w:sz="0" w:space="0" w:color="auto"/>
        <w:bottom w:val="none" w:sz="0" w:space="0" w:color="auto"/>
        <w:right w:val="none" w:sz="0" w:space="0" w:color="auto"/>
      </w:divBdr>
    </w:div>
    <w:div w:id="2067487827">
      <w:bodyDiv w:val="1"/>
      <w:marLeft w:val="0"/>
      <w:marRight w:val="0"/>
      <w:marTop w:val="0"/>
      <w:marBottom w:val="0"/>
      <w:divBdr>
        <w:top w:val="none" w:sz="0" w:space="0" w:color="auto"/>
        <w:left w:val="none" w:sz="0" w:space="0" w:color="auto"/>
        <w:bottom w:val="none" w:sz="0" w:space="0" w:color="auto"/>
        <w:right w:val="none" w:sz="0" w:space="0" w:color="auto"/>
      </w:divBdr>
    </w:div>
    <w:div w:id="2069566019">
      <w:bodyDiv w:val="1"/>
      <w:marLeft w:val="0"/>
      <w:marRight w:val="0"/>
      <w:marTop w:val="0"/>
      <w:marBottom w:val="0"/>
      <w:divBdr>
        <w:top w:val="none" w:sz="0" w:space="0" w:color="auto"/>
        <w:left w:val="none" w:sz="0" w:space="0" w:color="auto"/>
        <w:bottom w:val="none" w:sz="0" w:space="0" w:color="auto"/>
        <w:right w:val="none" w:sz="0" w:space="0" w:color="auto"/>
      </w:divBdr>
    </w:div>
    <w:div w:id="2070765773">
      <w:bodyDiv w:val="1"/>
      <w:marLeft w:val="0"/>
      <w:marRight w:val="0"/>
      <w:marTop w:val="0"/>
      <w:marBottom w:val="0"/>
      <w:divBdr>
        <w:top w:val="none" w:sz="0" w:space="0" w:color="auto"/>
        <w:left w:val="none" w:sz="0" w:space="0" w:color="auto"/>
        <w:bottom w:val="none" w:sz="0" w:space="0" w:color="auto"/>
        <w:right w:val="none" w:sz="0" w:space="0" w:color="auto"/>
      </w:divBdr>
    </w:div>
    <w:div w:id="2071536248">
      <w:bodyDiv w:val="1"/>
      <w:marLeft w:val="0"/>
      <w:marRight w:val="0"/>
      <w:marTop w:val="0"/>
      <w:marBottom w:val="0"/>
      <w:divBdr>
        <w:top w:val="none" w:sz="0" w:space="0" w:color="auto"/>
        <w:left w:val="none" w:sz="0" w:space="0" w:color="auto"/>
        <w:bottom w:val="none" w:sz="0" w:space="0" w:color="auto"/>
        <w:right w:val="none" w:sz="0" w:space="0" w:color="auto"/>
      </w:divBdr>
    </w:div>
    <w:div w:id="2078278264">
      <w:bodyDiv w:val="1"/>
      <w:marLeft w:val="0"/>
      <w:marRight w:val="0"/>
      <w:marTop w:val="0"/>
      <w:marBottom w:val="0"/>
      <w:divBdr>
        <w:top w:val="none" w:sz="0" w:space="0" w:color="auto"/>
        <w:left w:val="none" w:sz="0" w:space="0" w:color="auto"/>
        <w:bottom w:val="none" w:sz="0" w:space="0" w:color="auto"/>
        <w:right w:val="none" w:sz="0" w:space="0" w:color="auto"/>
      </w:divBdr>
    </w:div>
    <w:div w:id="2081557372">
      <w:bodyDiv w:val="1"/>
      <w:marLeft w:val="0"/>
      <w:marRight w:val="0"/>
      <w:marTop w:val="0"/>
      <w:marBottom w:val="0"/>
      <w:divBdr>
        <w:top w:val="none" w:sz="0" w:space="0" w:color="auto"/>
        <w:left w:val="none" w:sz="0" w:space="0" w:color="auto"/>
        <w:bottom w:val="none" w:sz="0" w:space="0" w:color="auto"/>
        <w:right w:val="none" w:sz="0" w:space="0" w:color="auto"/>
      </w:divBdr>
    </w:div>
    <w:div w:id="2085294955">
      <w:bodyDiv w:val="1"/>
      <w:marLeft w:val="0"/>
      <w:marRight w:val="0"/>
      <w:marTop w:val="0"/>
      <w:marBottom w:val="0"/>
      <w:divBdr>
        <w:top w:val="none" w:sz="0" w:space="0" w:color="auto"/>
        <w:left w:val="none" w:sz="0" w:space="0" w:color="auto"/>
        <w:bottom w:val="none" w:sz="0" w:space="0" w:color="auto"/>
        <w:right w:val="none" w:sz="0" w:space="0" w:color="auto"/>
      </w:divBdr>
    </w:div>
    <w:div w:id="2092507737">
      <w:bodyDiv w:val="1"/>
      <w:marLeft w:val="0"/>
      <w:marRight w:val="0"/>
      <w:marTop w:val="0"/>
      <w:marBottom w:val="0"/>
      <w:divBdr>
        <w:top w:val="none" w:sz="0" w:space="0" w:color="auto"/>
        <w:left w:val="none" w:sz="0" w:space="0" w:color="auto"/>
        <w:bottom w:val="none" w:sz="0" w:space="0" w:color="auto"/>
        <w:right w:val="none" w:sz="0" w:space="0" w:color="auto"/>
      </w:divBdr>
    </w:div>
    <w:div w:id="2096706697">
      <w:bodyDiv w:val="1"/>
      <w:marLeft w:val="0"/>
      <w:marRight w:val="0"/>
      <w:marTop w:val="0"/>
      <w:marBottom w:val="0"/>
      <w:divBdr>
        <w:top w:val="none" w:sz="0" w:space="0" w:color="auto"/>
        <w:left w:val="none" w:sz="0" w:space="0" w:color="auto"/>
        <w:bottom w:val="none" w:sz="0" w:space="0" w:color="auto"/>
        <w:right w:val="none" w:sz="0" w:space="0" w:color="auto"/>
      </w:divBdr>
    </w:div>
    <w:div w:id="2098400783">
      <w:bodyDiv w:val="1"/>
      <w:marLeft w:val="0"/>
      <w:marRight w:val="0"/>
      <w:marTop w:val="0"/>
      <w:marBottom w:val="0"/>
      <w:divBdr>
        <w:top w:val="none" w:sz="0" w:space="0" w:color="auto"/>
        <w:left w:val="none" w:sz="0" w:space="0" w:color="auto"/>
        <w:bottom w:val="none" w:sz="0" w:space="0" w:color="auto"/>
        <w:right w:val="none" w:sz="0" w:space="0" w:color="auto"/>
      </w:divBdr>
    </w:div>
    <w:div w:id="2101874634">
      <w:bodyDiv w:val="1"/>
      <w:marLeft w:val="0"/>
      <w:marRight w:val="0"/>
      <w:marTop w:val="0"/>
      <w:marBottom w:val="0"/>
      <w:divBdr>
        <w:top w:val="none" w:sz="0" w:space="0" w:color="auto"/>
        <w:left w:val="none" w:sz="0" w:space="0" w:color="auto"/>
        <w:bottom w:val="none" w:sz="0" w:space="0" w:color="auto"/>
        <w:right w:val="none" w:sz="0" w:space="0" w:color="auto"/>
      </w:divBdr>
    </w:div>
    <w:div w:id="2107580275">
      <w:bodyDiv w:val="1"/>
      <w:marLeft w:val="0"/>
      <w:marRight w:val="0"/>
      <w:marTop w:val="0"/>
      <w:marBottom w:val="0"/>
      <w:divBdr>
        <w:top w:val="none" w:sz="0" w:space="0" w:color="auto"/>
        <w:left w:val="none" w:sz="0" w:space="0" w:color="auto"/>
        <w:bottom w:val="none" w:sz="0" w:space="0" w:color="auto"/>
        <w:right w:val="none" w:sz="0" w:space="0" w:color="auto"/>
      </w:divBdr>
    </w:div>
    <w:div w:id="2129271756">
      <w:bodyDiv w:val="1"/>
      <w:marLeft w:val="0"/>
      <w:marRight w:val="0"/>
      <w:marTop w:val="0"/>
      <w:marBottom w:val="0"/>
      <w:divBdr>
        <w:top w:val="none" w:sz="0" w:space="0" w:color="auto"/>
        <w:left w:val="none" w:sz="0" w:space="0" w:color="auto"/>
        <w:bottom w:val="none" w:sz="0" w:space="0" w:color="auto"/>
        <w:right w:val="none" w:sz="0" w:space="0" w:color="auto"/>
      </w:divBdr>
    </w:div>
    <w:div w:id="2130931462">
      <w:bodyDiv w:val="1"/>
      <w:marLeft w:val="0"/>
      <w:marRight w:val="0"/>
      <w:marTop w:val="0"/>
      <w:marBottom w:val="0"/>
      <w:divBdr>
        <w:top w:val="none" w:sz="0" w:space="0" w:color="auto"/>
        <w:left w:val="none" w:sz="0" w:space="0" w:color="auto"/>
        <w:bottom w:val="none" w:sz="0" w:space="0" w:color="auto"/>
        <w:right w:val="none" w:sz="0" w:space="0" w:color="auto"/>
      </w:divBdr>
    </w:div>
    <w:div w:id="2138329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omments" Target="comments.xml"/><Relationship Id="rId26" Type="http://schemas.openxmlformats.org/officeDocument/2006/relationships/image" Target="media/image13.png"/><Relationship Id="rId3" Type="http://schemas.openxmlformats.org/officeDocument/2006/relationships/styles" Target="styles.xml"/><Relationship Id="rId21" Type="http://schemas.microsoft.com/office/2018/08/relationships/commentsExtensible" Target="commentsExtensible.xml"/><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7.png"/><Relationship Id="rId20" Type="http://schemas.microsoft.com/office/2016/09/relationships/commentsIds" Target="commentsIds.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footer" Target="footer1.xml"/><Relationship Id="rId19" Type="http://schemas.microsoft.com/office/2011/relationships/commentsExtended" Target="commentsExtended.xm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b:Source>
    <b:Tag>Jav18</b:Tag>
    <b:SourceType>Book</b:SourceType>
    <b:Guid>{56411156-AC6A-4F2B-A3FA-4DE4298F7480}</b:Guid>
    <b:Author>
      <b:Author>
        <b:NameList>
          <b:Person>
            <b:Last>Javier Segurado</b:Last>
            <b:First>et</b:First>
            <b:Middle>al</b:Middle>
          </b:Person>
        </b:NameList>
      </b:Author>
    </b:Author>
    <b:Title>Advances in Applied Mechanics</b:Title>
    <b:Year>2018</b:Year>
    <b:RefOrder>1</b:RefOrder>
  </b:Source>
  <b:Source>
    <b:Tag>Adr12</b:Tag>
    <b:SourceType>Book</b:SourceType>
    <b:Guid>{4DA19782-1D93-4B9B-BD68-D9D5E8B10815}</b:Guid>
    <b:Author>
      <b:Author>
        <b:NameList>
          <b:Person>
            <b:Last>Mouritz</b:Last>
            <b:First>Adrian</b:First>
            <b:Middle>P.</b:Middle>
          </b:Person>
        </b:NameList>
      </b:Author>
    </b:Author>
    <b:Title>Introduction to Aerospace Materials </b:Title>
    <b:Year>2012</b:Year>
    <b:RefOrder>2</b:RefOrder>
  </b:Source>
  <b:Source>
    <b:Tag>Gui19</b:Tag>
    <b:SourceType>JournalArticle</b:SourceType>
    <b:Guid>{6A15FEE4-6245-454C-A8DA-6668AC2BB497}</b:Guid>
    <b:Title>Deformation of Single Crystals, Polycrystalline Materials, and Thin Films: A Review</b:Title>
    <b:Year>2019</b:Year>
    <b:Author>
      <b:Author>
        <b:NameList>
          <b:Person>
            <b:Last>Park</b:Last>
            <b:First>Guijun</b:First>
            <b:Middle>Yang and Soo-Jin</b:Middle>
          </b:Person>
        </b:NameList>
      </b:Author>
    </b:Author>
    <b:JournalName>Materials (Basel)</b:JournalName>
    <b:RefOrder>3</b:RefOrder>
  </b:Source>
  <b:Source>
    <b:Tag>Hel04</b:Tag>
    <b:SourceType>Book</b:SourceType>
    <b:Guid>{20E30301-ECCE-4EE0-B1F5-A42248E6AE1D}</b:Guid>
    <b:Title>Mechanics of Microstructured Materials</b:Title>
    <b:Year>2004</b:Year>
    <b:Author>
      <b:Author>
        <b:NameList>
          <b:Person>
            <b:Last>Böhm</b:Last>
            <b:First>Helmut</b:First>
            <b:Middle>J.</b:Middle>
          </b:Person>
        </b:NameList>
      </b:Author>
    </b:Author>
    <b:Publisher>Springer</b:Publisher>
    <b:RefOrder>5</b:RefOrder>
  </b:Source>
  <b:Source xmlns:b="http://schemas.openxmlformats.org/officeDocument/2006/bibliography" xmlns="http://schemas.openxmlformats.org/officeDocument/2006/bibliography">
    <b:Tag>Placeholder3</b:Tag>
    <b:RefOrder>14</b:RefOrder>
  </b:Source>
  <b:Source>
    <b:Tag>Mic13</b:Tag>
    <b:SourceType>Book</b:SourceType>
    <b:Guid>{8E99F24A-DC38-44E3-B42D-F90BEDC9BDE6}</b:Guid>
    <b:Author>
      <b:Author>
        <b:NameList>
          <b:Person>
            <b:Last>Materials</b:Last>
            <b:First>Micromechanics</b:First>
            <b:Middle>of Composite</b:Middle>
          </b:Person>
        </b:NameList>
      </b:Author>
    </b:Author>
    <b:Title>Jacob Aboudi, Steven M. Arnold and Brett A. Bednarcyk</b:Title>
    <b:Year>2013</b:Year>
    <b:RefOrder>4</b:RefOrder>
  </b:Source>
  <b:Source>
    <b:Tag>Tak17</b:Tag>
    <b:SourceType>JournalArticle</b:SourceType>
    <b:Guid>{6FFC2753-A764-4938-9B92-B6169DE570FC}</b:Guid>
    <b:Author>
      <b:Author>
        <b:NameList>
          <b:Person>
            <b:Last>Takayuki Hama</b:Last>
            <b:First>Akihiro</b:First>
            <b:Middle>Kobuki, Hirohiko Takuda</b:Middle>
          </b:Person>
        </b:NameList>
      </b:Author>
    </b:Author>
    <b:Title>Crystal-plasticity finite-element analysis of anisotropic deformation behavior in a commercially pure titanium Grade 1 sheet</b:Title>
    <b:Year>2017</b:Year>
    <b:Publisher>International Journal of Plasticity</b:Publisher>
    <b:RefOrder>6</b:RefOrder>
  </b:Source>
  <b:Source>
    <b:Tag>Pei17</b:Tag>
    <b:SourceType>JournalArticle</b:SourceType>
    <b:Guid>{039B1C75-3B7A-462C-AB0B-239656B2F0C6}</b:Guid>
    <b:Author>
      <b:Author>
        <b:NameList>
          <b:Person>
            <b:Last>Peitang Wei</b:Last>
            <b:First>Cheng</b:First>
            <b:Middle>Lu, Huaiju Liu, Lihong Su, Guanyu Deng and Kiet Tieu</b:Middle>
          </b:Person>
        </b:NameList>
      </b:Author>
    </b:Author>
    <b:Title>Study of Anisotropic Plastic Behavior in High Pressure Torsion of Aluminum Single Crystal by Crystal Plasticity Finite Element Method</b:Title>
    <b:Year>2017</b:Year>
    <b:Publisher>Crystals</b:Publisher>
    <b:RefOrder>7</b:RefOrder>
  </b:Source>
  <b:Source>
    <b:Tag>Tak18</b:Tag>
    <b:SourceType>JournalArticle</b:SourceType>
    <b:Guid>{34448B99-4931-4A6F-ADEC-D203E69774CD}</b:Guid>
    <b:Author>
      <b:Author>
        <b:NameList>
          <b:Person>
            <b:Last>BACROIX</b:Last>
            <b:First>Takayuki</b:First>
            <b:Middle>OTSUKA Renald BRENNER Brigitte</b:Middle>
          </b:Person>
        </b:NameList>
      </b:Author>
    </b:Author>
    <b:Title>Crystal Plasticity Analysis Using Fast Fourier Transform Numerical Scheme</b:Title>
    <b:Year>2018</b:Year>
    <b:RefOrder>8</b:RefOrder>
  </b:Source>
  <b:Source>
    <b:Tag>Pan22</b:Tag>
    <b:SourceType>JournalArticle</b:SourceType>
    <b:Guid>{D1CB0992-47EF-42D9-9117-3CFAA9908A3C}</b:Guid>
    <b:Author>
      <b:Author>
        <b:NameList>
          <b:Person>
            <b:Last>Pandong Lin</b:Last>
            <b:First>Junfeng</b:First>
            <b:Middle>Nie, Meidan Liu</b:Middle>
          </b:Person>
        </b:NameList>
      </b:Author>
    </b:Author>
    <b:Title>Multiscale crystal plasticity finite element model for investigating the irradiation hardening and defect evolution mechanism of A508-3 steel</b:Title>
    <b:Year>2022</b:Year>
    <b:Publisher>Nuclear Materials and Energy</b:Publisher>
    <b:RefOrder>9</b:RefOrder>
  </b:Source>
  <b:Source>
    <b:Tag>Ilo11</b:Tag>
    <b:SourceType>JournalArticle</b:SourceType>
    <b:Guid>{A5C0C4DF-D926-4368-9E8D-56D88664A7B2}</b:Guid>
    <b:Author>
      <b:Author>
        <b:NameList>
          <b:Person>
            <b:Last>Ilona Frankenreiter</b:Last>
            <b:First>Daniele</b:First>
            <b:Middle>Rosato, Christian Miehe</b:Middle>
          </b:Person>
        </b:NameList>
      </b:Author>
    </b:Author>
    <b:Title>Hybrid Micro-Macro-Modeling of Evolving Anisotropies and Length Scales in Finite Plasticity of Polycrystals</b:Title>
    <b:Year>2011</b:Year>
    <b:RefOrder>10</b:RefOrder>
  </b:Source>
  <b:Source>
    <b:Tag>Ale22</b:Tag>
    <b:SourceType>JournalArticle</b:SourceType>
    <b:Guid>{82F205BE-076E-4E94-83E3-7D87CDC8721E}</b:Guid>
    <b:Author>
      <b:Author>
        <b:NameList>
          <b:Person>
            <b:Last>Alexander E. Mayer</b:Last>
            <b:First>Polina</b:First>
            <b:Middle>N. Mayer, Mikhail V. Lekanov, Boris A. Panchenko</b:Middle>
          </b:Person>
        </b:NameList>
      </b:Author>
    </b:Author>
    <b:Title>Incipience of Plastic Flow in Aluminum with Nanopores: Molecular Dynamics and Machine-Learning-Based Description</b:Title>
    <b:Year>2022</b:Year>
    <b:RefOrder>11</b:RefOrder>
  </b:Source>
  <b:Source>
    <b:Tag>Dar221</b:Tag>
    <b:SourceType>JournalArticle</b:SourceType>
    <b:Guid>{CF1C0C35-1D42-4BEF-8D29-CD8CFD05A95C}</b:Guid>
    <b:Author>
      <b:Author>
        <b:NameList>
          <b:Person>
            <b:Last>Darren C. Pagan</b:Last>
            <b:First>Calvin</b:First>
            <b:Middle>R. Pash, Austin R. Benson, Matthew P. Kasemer</b:Middle>
          </b:Person>
        </b:NameList>
      </b:Author>
    </b:Author>
    <b:Title>Graph Neural Network Modeling of Grain-scale Anisotropic Elastic Behavior using Simulated and Measured Microscale Data</b:Title>
    <b:Year>2022</b:Year>
    <b:RefOrder>12</b:RefOrder>
  </b:Source>
  <b:Source>
    <b:Tag>Min211</b:Tag>
    <b:SourceType>JournalArticle</b:SourceType>
    <b:Guid>{799AC6B0-9F49-41D1-A002-401ED9EC2E43}</b:Guid>
    <b:Author>
      <b:Author>
        <b:NameList>
          <b:Person>
            <b:Last>Minyi Dai</b:Last>
            <b:First>Mehmet</b:First>
            <b:Middle>F Demirel, Yingyu Liang, Jia-Mian Hu</b:Middle>
          </b:Person>
        </b:NameList>
      </b:Author>
    </b:Author>
    <b:Title>Graph neural networks for an accurate and interpretable prediction of the properties of polycrystalline materials</b:Title>
    <b:Year>2021</b:Year>
    <b:RefOrder>13</b:RefOrder>
  </b:Source>
</b:Sources>
</file>

<file path=customXml/itemProps1.xml><?xml version="1.0" encoding="utf-8"?>
<ds:datastoreItem xmlns:ds="http://schemas.openxmlformats.org/officeDocument/2006/customXml" ds:itemID="{944C7DA5-84D3-4793-83C3-529CB9104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10887</Words>
  <Characters>62059</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Pradeepti Shekhar</dc:creator>
  <cp:keywords/>
  <dc:description/>
  <cp:lastModifiedBy>Pradeepti Shekhar</cp:lastModifiedBy>
  <cp:revision>2</cp:revision>
  <dcterms:created xsi:type="dcterms:W3CDTF">2023-12-20T13:06:00Z</dcterms:created>
  <dcterms:modified xsi:type="dcterms:W3CDTF">2023-12-20T17:12:00Z</dcterms:modified>
</cp:coreProperties>
</file>